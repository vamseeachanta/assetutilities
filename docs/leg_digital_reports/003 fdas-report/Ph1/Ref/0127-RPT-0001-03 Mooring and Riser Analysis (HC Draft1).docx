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A5FF3" w14:textId="442A3644" w:rsidR="00312AC1" w:rsidRPr="00444E7E" w:rsidRDefault="00312AC1" w:rsidP="0034026E">
      <w:pPr>
        <w:pStyle w:val="NoSpacing"/>
        <w:spacing w:before="1540" w:after="240"/>
        <w:jc w:val="center"/>
        <w:rPr>
          <w:rFonts w:ascii="Times New Roman" w:eastAsia="Times New Roman" w:hAnsi="Times New Roman" w:cs="Times New Roman"/>
          <w:color w:val="5B9BD5" w:themeColor="accent1"/>
          <w:sz w:val="24"/>
          <w:szCs w:val="20"/>
          <w:lang w:val="en-GB"/>
        </w:rPr>
      </w:pPr>
      <w:r w:rsidRPr="00444E7E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4749F48A" wp14:editId="67878C30">
            <wp:simplePos x="0" y="0"/>
            <wp:positionH relativeFrom="margin">
              <wp:align>center</wp:align>
            </wp:positionH>
            <wp:positionV relativeFrom="paragraph">
              <wp:posOffset>-614301</wp:posOffset>
            </wp:positionV>
            <wp:extent cx="3276600" cy="1343025"/>
            <wp:effectExtent l="0" t="0" r="0" b="9525"/>
            <wp:wrapNone/>
            <wp:docPr id="2" name="Picture 2" descr="AceEngine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ceEngineer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Times New Roman" w:eastAsia="Times New Roman" w:hAnsi="Times New Roman" w:cs="Times New Roman"/>
          <w:color w:val="5B9BD5" w:themeColor="accent1"/>
          <w:sz w:val="24"/>
          <w:szCs w:val="20"/>
          <w:lang w:val="en-GB"/>
        </w:rPr>
        <w:id w:val="-54243343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2A2D3AA" w14:textId="40679FCD" w:rsidR="004F37FF" w:rsidRPr="00444E7E" w:rsidRDefault="00A025E1" w:rsidP="0034026E">
          <w:pPr>
            <w:pStyle w:val="NoSpacing"/>
            <w:spacing w:before="1540" w:after="240"/>
            <w:jc w:val="center"/>
          </w:pPr>
          <w:r w:rsidRPr="00444E7E">
            <w:rPr>
              <w:noProof/>
              <w:lang w:val="en-IN" w:eastAsia="en-IN"/>
            </w:rPr>
            <w:drawing>
              <wp:anchor distT="0" distB="0" distL="114300" distR="114300" simplePos="0" relativeHeight="251675648" behindDoc="0" locked="0" layoutInCell="1" allowOverlap="1" wp14:anchorId="54A17AB4" wp14:editId="015646D7">
                <wp:simplePos x="0" y="0"/>
                <wp:positionH relativeFrom="margin">
                  <wp:align>center</wp:align>
                </wp:positionH>
                <wp:positionV relativeFrom="paragraph">
                  <wp:posOffset>32418</wp:posOffset>
                </wp:positionV>
                <wp:extent cx="3442335" cy="822960"/>
                <wp:effectExtent l="0" t="0" r="5715" b="0"/>
                <wp:wrapNone/>
                <wp:docPr id="5" name="Picture 5" descr="http://frontierdeepwatersolutions.com/wp-content/uploads/2014/11/Frontier-Deepwater-Solutions-LLC2-582x32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frontierdeepwatersolutions.com/wp-content/uploads/2014/11/Frontier-Deepwater-Solutions-LLC2-582x327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" t="39943" r="5313" b="19838"/>
                        <a:stretch/>
                      </pic:blipFill>
                      <pic:spPr bwMode="auto">
                        <a:xfrm>
                          <a:off x="0" y="0"/>
                          <a:ext cx="3442335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</w:p>
        <w:p w14:paraId="7B9EF01B" w14:textId="78047881" w:rsidR="004F37FF" w:rsidRPr="00444E7E" w:rsidRDefault="00312AC1" w:rsidP="004F37FF">
          <w:pPr>
            <w:pStyle w:val="TitlePage-ProjectTitle"/>
          </w:pPr>
          <w:r w:rsidRPr="00444E7E">
            <w:t xml:space="preserve">Semisubmersible Rig </w:t>
          </w:r>
          <w:r w:rsidR="0011479B" w:rsidRPr="00444E7E">
            <w:t xml:space="preserve">Mooring </w:t>
          </w:r>
          <w:r w:rsidR="000F4577" w:rsidRPr="00444E7E">
            <w:t>Feasibility</w:t>
          </w:r>
        </w:p>
        <w:p w14:paraId="1B6E235D" w14:textId="77777777" w:rsidR="004F37FF" w:rsidRPr="00444E7E" w:rsidRDefault="004F37FF" w:rsidP="004F37FF">
          <w:pPr>
            <w:pStyle w:val="TitlePage-ProjectTitle"/>
          </w:pPr>
        </w:p>
        <w:p w14:paraId="6B4F5B75" w14:textId="15109055" w:rsidR="004F37FF" w:rsidRPr="00444E7E" w:rsidRDefault="001C4E32" w:rsidP="004F37FF">
          <w:pPr>
            <w:pStyle w:val="TitlePage-ReportTitle"/>
          </w:pPr>
          <w:r w:rsidRPr="00444E7E">
            <w:t>Mooring Analysis</w:t>
          </w:r>
        </w:p>
        <w:p w14:paraId="5E748BF1" w14:textId="2C36F880" w:rsidR="00505D5D" w:rsidRPr="00444E7E" w:rsidRDefault="00505D5D">
          <w:pPr>
            <w:jc w:val="left"/>
          </w:pPr>
        </w:p>
        <w:p w14:paraId="382980E1" w14:textId="77777777" w:rsidR="00505D5D" w:rsidRPr="00444E7E" w:rsidRDefault="00505D5D">
          <w:pPr>
            <w:jc w:val="left"/>
          </w:pPr>
        </w:p>
        <w:p w14:paraId="2B4219E5" w14:textId="77777777" w:rsidR="00505D5D" w:rsidRPr="00444E7E" w:rsidRDefault="00505D5D">
          <w:pPr>
            <w:jc w:val="left"/>
          </w:pPr>
        </w:p>
        <w:p w14:paraId="21E83E16" w14:textId="77777777" w:rsidR="00505D5D" w:rsidRPr="00444E7E" w:rsidRDefault="00505D5D">
          <w:pPr>
            <w:jc w:val="left"/>
          </w:pPr>
        </w:p>
        <w:p w14:paraId="65A287F0" w14:textId="0FD4DBF9" w:rsidR="00505D5D" w:rsidRPr="00444E7E" w:rsidRDefault="001875E1">
          <w:pPr>
            <w:jc w:val="left"/>
          </w:pPr>
          <w:r w:rsidRPr="00444E7E"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0C5FDAFF" wp14:editId="6FEE6CF7">
                    <wp:simplePos x="0" y="0"/>
                    <wp:positionH relativeFrom="margin">
                      <wp:posOffset>57150</wp:posOffset>
                    </wp:positionH>
                    <wp:positionV relativeFrom="page">
                      <wp:posOffset>5253990</wp:posOffset>
                    </wp:positionV>
                    <wp:extent cx="6553200" cy="557784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Date"/>
                                  <w:tag w:val=""/>
                                  <w:id w:val="1287468385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6-17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567113E" w14:textId="5E9982DA" w:rsidR="00E02DC8" w:rsidRDefault="00E02DC8" w:rsidP="00AE1169">
                                    <w:pPr>
                                      <w:pStyle w:val="TitlePage-"/>
                                    </w:pPr>
                                    <w:del w:id="0" w:author="Author">
                                      <w:r w:rsidDel="00812C9D">
                                        <w:rPr>
                                          <w:lang w:val="en-US"/>
                                        </w:rPr>
                                        <w:delText>June 6, 2016</w:delText>
                                      </w:r>
                                    </w:del>
                                    <w:ins w:id="1" w:author="Author">
                                      <w:r>
                                        <w:rPr>
                                          <w:lang w:val="en-US"/>
                                        </w:rPr>
                                        <w:t>June 17, 2016</w:t>
                                      </w:r>
                                    </w:ins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5FDAF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.5pt;margin-top:413.7pt;width:516pt;height:43.9pt;z-index:251657216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Date"/>
                            <w:tag w:val=""/>
                            <w:id w:val="1287468385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6-17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567113E" w14:textId="5E9982DA" w:rsidR="00E02DC8" w:rsidRDefault="00E02DC8" w:rsidP="00AE1169">
                              <w:pPr>
                                <w:pStyle w:val="TitlePage-"/>
                              </w:pPr>
                              <w:del w:id="2" w:author="Author">
                                <w:r w:rsidDel="00812C9D">
                                  <w:rPr>
                                    <w:lang w:val="en-US"/>
                                  </w:rPr>
                                  <w:delText>June 6, 2016</w:delText>
                                </w:r>
                              </w:del>
                              <w:ins w:id="3" w:author="Author">
                                <w:r>
                                  <w:rPr>
                                    <w:lang w:val="en-US"/>
                                  </w:rPr>
                                  <w:t>June 17, 2016</w:t>
                                </w:r>
                              </w:ins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745FA00" w14:textId="0A5F949C" w:rsidR="00505D5D" w:rsidRPr="00444E7E" w:rsidRDefault="00505D5D">
          <w:pPr>
            <w:jc w:val="left"/>
          </w:pPr>
        </w:p>
        <w:p w14:paraId="4294967C" w14:textId="07AE046C" w:rsidR="00505D5D" w:rsidRPr="00444E7E" w:rsidRDefault="00505D5D">
          <w:pPr>
            <w:jc w:val="left"/>
          </w:pPr>
        </w:p>
        <w:p w14:paraId="595DEDA2" w14:textId="77777777" w:rsidR="00505D5D" w:rsidRPr="00444E7E" w:rsidRDefault="00505D5D">
          <w:pPr>
            <w:jc w:val="left"/>
          </w:pPr>
        </w:p>
        <w:p w14:paraId="037250D9" w14:textId="77777777" w:rsidR="00505D5D" w:rsidRPr="00444E7E" w:rsidRDefault="00505D5D">
          <w:pPr>
            <w:jc w:val="left"/>
          </w:pPr>
        </w:p>
        <w:p w14:paraId="6ED58147" w14:textId="386B754E" w:rsidR="00505D5D" w:rsidRPr="00444E7E" w:rsidRDefault="00505D5D">
          <w:pPr>
            <w:jc w:val="left"/>
          </w:pPr>
        </w:p>
        <w:p w14:paraId="7DF2CCC7" w14:textId="77777777" w:rsidR="001875E1" w:rsidRPr="00444E7E" w:rsidRDefault="001875E1">
          <w:pPr>
            <w:jc w:val="left"/>
          </w:pPr>
        </w:p>
        <w:p w14:paraId="1313B65F" w14:textId="77777777" w:rsidR="001875E1" w:rsidRPr="00444E7E" w:rsidRDefault="001875E1">
          <w:pPr>
            <w:jc w:val="left"/>
          </w:pPr>
        </w:p>
        <w:p w14:paraId="1CBDC130" w14:textId="08B093C1" w:rsidR="0017008F" w:rsidRPr="00444E7E" w:rsidRDefault="0017008F">
          <w:pPr>
            <w:jc w:val="left"/>
          </w:pPr>
        </w:p>
        <w:p w14:paraId="78DB4F40" w14:textId="77777777" w:rsidR="0017008F" w:rsidRPr="00444E7E" w:rsidRDefault="0017008F">
          <w:pPr>
            <w:jc w:val="left"/>
          </w:pPr>
        </w:p>
        <w:p w14:paraId="77FF58B6" w14:textId="77777777" w:rsidR="00592CDC" w:rsidRDefault="00592CDC">
          <w:pPr>
            <w:jc w:val="left"/>
            <w:rPr>
              <w:ins w:id="4" w:author="Author"/>
            </w:rPr>
          </w:pPr>
        </w:p>
        <w:p w14:paraId="19FB4058" w14:textId="77777777" w:rsidR="00592CDC" w:rsidRDefault="00592CDC">
          <w:pPr>
            <w:jc w:val="left"/>
            <w:rPr>
              <w:ins w:id="5" w:author="Author"/>
            </w:rPr>
          </w:pPr>
        </w:p>
        <w:p w14:paraId="56E03E1E" w14:textId="77777777" w:rsidR="00592CDC" w:rsidRDefault="00592CDC">
          <w:pPr>
            <w:jc w:val="left"/>
            <w:rPr>
              <w:ins w:id="6" w:author="Author"/>
            </w:rPr>
          </w:pPr>
        </w:p>
        <w:p w14:paraId="73BBF00B" w14:textId="77777777" w:rsidR="00592CDC" w:rsidRDefault="00592CDC">
          <w:pPr>
            <w:jc w:val="left"/>
            <w:rPr>
              <w:ins w:id="7" w:author="Author"/>
            </w:rPr>
          </w:pPr>
        </w:p>
        <w:p w14:paraId="0BF4CC76" w14:textId="77777777" w:rsidR="00592CDC" w:rsidRDefault="00592CDC">
          <w:pPr>
            <w:jc w:val="left"/>
            <w:rPr>
              <w:ins w:id="8" w:author="Author"/>
            </w:rPr>
          </w:pPr>
        </w:p>
        <w:p w14:paraId="49548516" w14:textId="77777777" w:rsidR="00592CDC" w:rsidRDefault="00592CDC">
          <w:pPr>
            <w:jc w:val="left"/>
            <w:rPr>
              <w:ins w:id="9" w:author="Author"/>
            </w:rPr>
          </w:pPr>
        </w:p>
        <w:p w14:paraId="4A827C00" w14:textId="77777777" w:rsidR="00592CDC" w:rsidRDefault="00592CDC">
          <w:pPr>
            <w:jc w:val="left"/>
            <w:rPr>
              <w:ins w:id="10" w:author="Author"/>
            </w:rPr>
          </w:pPr>
        </w:p>
        <w:p w14:paraId="0ADBF221" w14:textId="77777777" w:rsidR="00592CDC" w:rsidRDefault="00592CDC">
          <w:pPr>
            <w:jc w:val="left"/>
            <w:rPr>
              <w:ins w:id="11" w:author="Author"/>
            </w:rPr>
          </w:pPr>
        </w:p>
        <w:p w14:paraId="32E4A592" w14:textId="77777777" w:rsidR="00592CDC" w:rsidRDefault="00592CDC">
          <w:pPr>
            <w:jc w:val="left"/>
            <w:rPr>
              <w:ins w:id="12" w:author="Author"/>
            </w:rPr>
          </w:pPr>
        </w:p>
        <w:p w14:paraId="157836BA" w14:textId="40335F48" w:rsidR="00AE1169" w:rsidRPr="00444E7E" w:rsidRDefault="00767621">
          <w:pPr>
            <w:jc w:val="left"/>
          </w:pPr>
        </w:p>
      </w:sdtContent>
    </w:sdt>
    <w:p w14:paraId="3FD8316C" w14:textId="77777777" w:rsidR="00982536" w:rsidRPr="00444E7E" w:rsidRDefault="00C33AB0" w:rsidP="009D34BE">
      <w:pPr>
        <w:pStyle w:val="PlainText"/>
      </w:pPr>
      <w:r w:rsidRPr="00444E7E">
        <w:lastRenderedPageBreak/>
        <w:tab/>
      </w:r>
    </w:p>
    <w:tbl>
      <w:tblPr>
        <w:tblpPr w:leftFromText="181" w:rightFromText="181" w:vertAnchor="text" w:horzAnchor="margin" w:tblpY="126"/>
        <w:tblOverlap w:val="never"/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3" w:type="dxa"/>
          <w:right w:w="73" w:type="dxa"/>
        </w:tblCellMar>
        <w:tblLook w:val="0000" w:firstRow="0" w:lastRow="0" w:firstColumn="0" w:lastColumn="0" w:noHBand="0" w:noVBand="0"/>
      </w:tblPr>
      <w:tblGrid>
        <w:gridCol w:w="624"/>
        <w:gridCol w:w="4681"/>
        <w:gridCol w:w="1340"/>
        <w:gridCol w:w="974"/>
        <w:gridCol w:w="974"/>
        <w:gridCol w:w="978"/>
      </w:tblGrid>
      <w:tr w:rsidR="00B365BD" w:rsidRPr="00444E7E" w14:paraId="371D4802" w14:textId="77777777" w:rsidTr="00D8002E">
        <w:trPr>
          <w:trHeight w:hRule="exact" w:val="352"/>
        </w:trPr>
        <w:tc>
          <w:tcPr>
            <w:tcW w:w="624" w:type="dxa"/>
            <w:vAlign w:val="center"/>
          </w:tcPr>
          <w:p w14:paraId="63ECCA62" w14:textId="77777777" w:rsidR="00B365BD" w:rsidRPr="00444E7E" w:rsidRDefault="00B365BD" w:rsidP="00B365BD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</w:pPr>
            <w:r w:rsidRPr="00444E7E">
              <w:t>Rev</w:t>
            </w:r>
          </w:p>
        </w:tc>
        <w:tc>
          <w:tcPr>
            <w:tcW w:w="4681" w:type="dxa"/>
            <w:vAlign w:val="center"/>
          </w:tcPr>
          <w:p w14:paraId="0E1CFCC1" w14:textId="77777777" w:rsidR="00B365BD" w:rsidRPr="00444E7E" w:rsidRDefault="00B365BD" w:rsidP="00B365BD">
            <w:pPr>
              <w:pStyle w:val="TitlePage-TableHeader"/>
              <w:framePr w:hSpace="0" w:wrap="auto" w:vAnchor="margin" w:hAnchor="text" w:xAlign="left" w:yAlign="inline"/>
              <w:suppressOverlap w:val="0"/>
            </w:pPr>
            <w:r w:rsidRPr="00444E7E">
              <w:t>Description</w:t>
            </w:r>
          </w:p>
        </w:tc>
        <w:tc>
          <w:tcPr>
            <w:tcW w:w="1340" w:type="dxa"/>
            <w:vAlign w:val="center"/>
          </w:tcPr>
          <w:p w14:paraId="091921DA" w14:textId="77777777" w:rsidR="00B365BD" w:rsidRPr="00444E7E" w:rsidRDefault="00B365BD" w:rsidP="00B365BD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</w:pPr>
            <w:r w:rsidRPr="00444E7E">
              <w:t>Date</w:t>
            </w:r>
          </w:p>
        </w:tc>
        <w:tc>
          <w:tcPr>
            <w:tcW w:w="974" w:type="dxa"/>
            <w:vAlign w:val="center"/>
          </w:tcPr>
          <w:p w14:paraId="24346257" w14:textId="5F3C6C23" w:rsidR="00B365BD" w:rsidRPr="00444E7E" w:rsidRDefault="00813B65" w:rsidP="00B365BD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</w:pPr>
            <w:r w:rsidRPr="00444E7E">
              <w:t>Author</w:t>
            </w:r>
          </w:p>
        </w:tc>
        <w:tc>
          <w:tcPr>
            <w:tcW w:w="974" w:type="dxa"/>
            <w:vAlign w:val="center"/>
          </w:tcPr>
          <w:p w14:paraId="08AD7BA6" w14:textId="1CC6237C" w:rsidR="00B365BD" w:rsidRPr="00444E7E" w:rsidRDefault="00813B65" w:rsidP="00813B65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</w:pPr>
            <w:r w:rsidRPr="00444E7E">
              <w:t>Reviewer</w:t>
            </w:r>
          </w:p>
        </w:tc>
        <w:tc>
          <w:tcPr>
            <w:tcW w:w="978" w:type="dxa"/>
            <w:vAlign w:val="center"/>
          </w:tcPr>
          <w:p w14:paraId="026D5332" w14:textId="300F49B9" w:rsidR="00B365BD" w:rsidRPr="00444E7E" w:rsidRDefault="00813B65" w:rsidP="00B365BD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</w:pPr>
            <w:r w:rsidRPr="00444E7E">
              <w:t>Approver</w:t>
            </w:r>
          </w:p>
        </w:tc>
      </w:tr>
      <w:tr w:rsidR="00147A6A" w:rsidRPr="00444E7E" w14:paraId="4F4B5526" w14:textId="77777777" w:rsidTr="00D8002E">
        <w:trPr>
          <w:trHeight w:hRule="exact" w:val="352"/>
        </w:trPr>
        <w:tc>
          <w:tcPr>
            <w:tcW w:w="624" w:type="dxa"/>
            <w:vAlign w:val="center"/>
          </w:tcPr>
          <w:p w14:paraId="796039F6" w14:textId="7FCF3EBA" w:rsidR="00147A6A" w:rsidRPr="00444E7E" w:rsidRDefault="00147A6A" w:rsidP="00147A6A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r w:rsidRPr="00444E7E">
              <w:t>01</w:t>
            </w:r>
          </w:p>
        </w:tc>
        <w:tc>
          <w:tcPr>
            <w:tcW w:w="4681" w:type="dxa"/>
            <w:vAlign w:val="center"/>
          </w:tcPr>
          <w:p w14:paraId="7B9C7CE9" w14:textId="67D36E52" w:rsidR="00147A6A" w:rsidRPr="00444E7E" w:rsidRDefault="00F61C97" w:rsidP="00147A6A">
            <w:pPr>
              <w:pStyle w:val="TitlePage-TableContent"/>
              <w:framePr w:hSpace="0" w:wrap="auto" w:vAnchor="margin" w:hAnchor="text" w:xAlign="left" w:yAlign="inline"/>
              <w:suppressOverlap w:val="0"/>
              <w:jc w:val="left"/>
            </w:pPr>
            <w:r w:rsidRPr="00444E7E">
              <w:t>New Document</w:t>
            </w:r>
          </w:p>
        </w:tc>
        <w:tc>
          <w:tcPr>
            <w:tcW w:w="1340" w:type="dxa"/>
            <w:vAlign w:val="center"/>
          </w:tcPr>
          <w:p w14:paraId="3D71023D" w14:textId="0A4B2350" w:rsidR="00147A6A" w:rsidRPr="00444E7E" w:rsidRDefault="006621C1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ins w:id="13" w:author="Author">
              <w:r>
                <w:t>6</w:t>
              </w:r>
            </w:ins>
            <w:del w:id="14" w:author="Author">
              <w:r w:rsidR="00EA4C77" w:rsidRPr="00444E7E" w:rsidDel="006621C1">
                <w:delText>2</w:delText>
              </w:r>
              <w:r w:rsidR="000E7BEA" w:rsidRPr="00444E7E" w:rsidDel="006621C1">
                <w:delText>6</w:delText>
              </w:r>
              <w:r w:rsidR="00F61C97" w:rsidRPr="00444E7E" w:rsidDel="006621C1">
                <w:delText xml:space="preserve"> April </w:delText>
              </w:r>
            </w:del>
            <w:ins w:id="15" w:author="Author">
              <w:r>
                <w:t xml:space="preserve">June </w:t>
              </w:r>
            </w:ins>
            <w:r w:rsidR="00F61C97" w:rsidRPr="00444E7E">
              <w:t>16</w:t>
            </w:r>
          </w:p>
        </w:tc>
        <w:tc>
          <w:tcPr>
            <w:tcW w:w="974" w:type="dxa"/>
            <w:vAlign w:val="center"/>
          </w:tcPr>
          <w:p w14:paraId="336FA0EC" w14:textId="3B72C60E" w:rsidR="00147A6A" w:rsidRPr="00444E7E" w:rsidRDefault="00EA4C77" w:rsidP="00147A6A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r w:rsidRPr="00444E7E">
              <w:t>VD</w:t>
            </w:r>
          </w:p>
        </w:tc>
        <w:tc>
          <w:tcPr>
            <w:tcW w:w="974" w:type="dxa"/>
            <w:vAlign w:val="center"/>
          </w:tcPr>
          <w:p w14:paraId="5C7D5181" w14:textId="1FF9B7FE" w:rsidR="00147A6A" w:rsidRPr="00444E7E" w:rsidRDefault="0052587A" w:rsidP="00147A6A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r w:rsidRPr="00444E7E">
              <w:t>MP</w:t>
            </w:r>
          </w:p>
        </w:tc>
        <w:tc>
          <w:tcPr>
            <w:tcW w:w="978" w:type="dxa"/>
            <w:vAlign w:val="center"/>
          </w:tcPr>
          <w:p w14:paraId="4EAC9E8D" w14:textId="4BC7AD34" w:rsidR="00147A6A" w:rsidRPr="00444E7E" w:rsidRDefault="00F61C97" w:rsidP="00147A6A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r w:rsidRPr="00444E7E">
              <w:t>VA</w:t>
            </w:r>
          </w:p>
        </w:tc>
      </w:tr>
      <w:tr w:rsidR="00C20D6E" w:rsidRPr="00444E7E" w14:paraId="538F84F0" w14:textId="77777777" w:rsidTr="00D8002E">
        <w:trPr>
          <w:trHeight w:hRule="exact" w:val="352"/>
        </w:trPr>
        <w:tc>
          <w:tcPr>
            <w:tcW w:w="624" w:type="dxa"/>
            <w:vAlign w:val="center"/>
          </w:tcPr>
          <w:p w14:paraId="0A6004D4" w14:textId="3129CE07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ins w:id="16" w:author="Author">
              <w:r>
                <w:t>02</w:t>
              </w:r>
            </w:ins>
          </w:p>
        </w:tc>
        <w:tc>
          <w:tcPr>
            <w:tcW w:w="4681" w:type="dxa"/>
            <w:vAlign w:val="center"/>
          </w:tcPr>
          <w:p w14:paraId="20A5E4DA" w14:textId="206C7898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  <w:jc w:val="left"/>
            </w:pPr>
            <w:ins w:id="17" w:author="Author">
              <w:r>
                <w:t>Added results</w:t>
              </w:r>
            </w:ins>
          </w:p>
        </w:tc>
        <w:tc>
          <w:tcPr>
            <w:tcW w:w="1340" w:type="dxa"/>
            <w:vAlign w:val="center"/>
          </w:tcPr>
          <w:p w14:paraId="17493CA4" w14:textId="5AEABE97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</w:p>
        </w:tc>
        <w:tc>
          <w:tcPr>
            <w:tcW w:w="974" w:type="dxa"/>
            <w:vAlign w:val="center"/>
          </w:tcPr>
          <w:p w14:paraId="6FA810F4" w14:textId="26AC4CA8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ins w:id="18" w:author="Author">
              <w:r w:rsidRPr="00444E7E">
                <w:t>VD</w:t>
              </w:r>
            </w:ins>
          </w:p>
        </w:tc>
        <w:tc>
          <w:tcPr>
            <w:tcW w:w="974" w:type="dxa"/>
            <w:vAlign w:val="center"/>
          </w:tcPr>
          <w:p w14:paraId="1D9F5562" w14:textId="3B058ECA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ins w:id="19" w:author="Author">
              <w:r w:rsidRPr="00444E7E">
                <w:t>MP</w:t>
              </w:r>
            </w:ins>
          </w:p>
        </w:tc>
        <w:tc>
          <w:tcPr>
            <w:tcW w:w="978" w:type="dxa"/>
            <w:vAlign w:val="center"/>
          </w:tcPr>
          <w:p w14:paraId="049B4415" w14:textId="5F43B957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  <w:ins w:id="20" w:author="Author">
              <w:r w:rsidRPr="00444E7E">
                <w:t>VA</w:t>
              </w:r>
            </w:ins>
          </w:p>
        </w:tc>
      </w:tr>
      <w:tr w:rsidR="00C20D6E" w:rsidRPr="00444E7E" w14:paraId="02C1A20B" w14:textId="77777777" w:rsidTr="00D8002E">
        <w:trPr>
          <w:trHeight w:hRule="exact" w:val="352"/>
        </w:trPr>
        <w:tc>
          <w:tcPr>
            <w:tcW w:w="624" w:type="dxa"/>
            <w:vAlign w:val="center"/>
          </w:tcPr>
          <w:p w14:paraId="46B2757F" w14:textId="23CC7572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</w:p>
        </w:tc>
        <w:tc>
          <w:tcPr>
            <w:tcW w:w="4681" w:type="dxa"/>
            <w:vAlign w:val="center"/>
          </w:tcPr>
          <w:p w14:paraId="47527183" w14:textId="3118E9C2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  <w:jc w:val="left"/>
            </w:pPr>
          </w:p>
        </w:tc>
        <w:tc>
          <w:tcPr>
            <w:tcW w:w="1340" w:type="dxa"/>
            <w:vAlign w:val="center"/>
          </w:tcPr>
          <w:p w14:paraId="40D98967" w14:textId="11BD9564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</w:p>
        </w:tc>
        <w:tc>
          <w:tcPr>
            <w:tcW w:w="974" w:type="dxa"/>
            <w:vAlign w:val="center"/>
          </w:tcPr>
          <w:p w14:paraId="747913F3" w14:textId="19815599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</w:p>
        </w:tc>
        <w:tc>
          <w:tcPr>
            <w:tcW w:w="974" w:type="dxa"/>
            <w:vAlign w:val="center"/>
          </w:tcPr>
          <w:p w14:paraId="63FF41D1" w14:textId="5511734E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</w:p>
        </w:tc>
        <w:tc>
          <w:tcPr>
            <w:tcW w:w="978" w:type="dxa"/>
            <w:vAlign w:val="center"/>
          </w:tcPr>
          <w:p w14:paraId="528CE889" w14:textId="08FFB6B8" w:rsidR="00C20D6E" w:rsidRPr="00444E7E" w:rsidRDefault="00C20D6E" w:rsidP="00C20D6E">
            <w:pPr>
              <w:pStyle w:val="TitlePage-TableContent"/>
              <w:framePr w:hSpace="0" w:wrap="auto" w:vAnchor="margin" w:hAnchor="text" w:xAlign="left" w:yAlign="inline"/>
              <w:suppressOverlap w:val="0"/>
            </w:pPr>
          </w:p>
        </w:tc>
      </w:tr>
    </w:tbl>
    <w:p w14:paraId="0C05BAAD" w14:textId="77777777" w:rsidR="0017008F" w:rsidRPr="00444E7E" w:rsidRDefault="0017008F" w:rsidP="00C96FDB"/>
    <w:p w14:paraId="5614B0EB" w14:textId="77777777" w:rsidR="00A606D9" w:rsidRPr="00444E7E" w:rsidRDefault="00A606D9" w:rsidP="00C96FDB"/>
    <w:p w14:paraId="457340A7" w14:textId="77777777" w:rsidR="0034026E" w:rsidRPr="00444E7E" w:rsidRDefault="0034026E" w:rsidP="00C96FDB"/>
    <w:p w14:paraId="1176B229" w14:textId="27600450" w:rsidR="00A606D9" w:rsidRPr="00444E7E" w:rsidRDefault="00A606D9" w:rsidP="003F49D1">
      <w:pPr>
        <w:pStyle w:val="ContentsPageHeader"/>
        <w:jc w:val="left"/>
        <w:rPr>
          <w:caps/>
        </w:rPr>
      </w:pPr>
      <w:r w:rsidRPr="00444E7E">
        <w:rPr>
          <w:caps/>
        </w:rPr>
        <w:t>Revision History</w:t>
      </w:r>
    </w:p>
    <w:tbl>
      <w:tblPr>
        <w:tblpPr w:leftFromText="181" w:rightFromText="181" w:vertAnchor="text" w:horzAnchor="margin" w:tblpY="126"/>
        <w:tblOverlap w:val="never"/>
        <w:tblW w:w="97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3" w:type="dxa"/>
          <w:right w:w="73" w:type="dxa"/>
        </w:tblCellMar>
        <w:tblLook w:val="04A0" w:firstRow="1" w:lastRow="0" w:firstColumn="1" w:lastColumn="0" w:noHBand="0" w:noVBand="1"/>
      </w:tblPr>
      <w:tblGrid>
        <w:gridCol w:w="626"/>
        <w:gridCol w:w="7019"/>
        <w:gridCol w:w="1080"/>
        <w:gridCol w:w="1011"/>
      </w:tblGrid>
      <w:tr w:rsidR="00C83782" w:rsidRPr="00444E7E" w14:paraId="4E07A246" w14:textId="77777777" w:rsidTr="00C83782">
        <w:trPr>
          <w:trHeight w:hRule="exact" w:val="277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D7D81" w14:textId="77777777" w:rsidR="00C83782" w:rsidRPr="00444E7E" w:rsidRDefault="00C83782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Rev</w:t>
            </w:r>
          </w:p>
        </w:tc>
        <w:tc>
          <w:tcPr>
            <w:tcW w:w="7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E47097" w14:textId="77777777" w:rsidR="00C83782" w:rsidRPr="00444E7E" w:rsidRDefault="00C83782">
            <w:pPr>
              <w:pStyle w:val="TitlePage-TableHeader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 xml:space="preserve">Description 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D20F3" w14:textId="114948AE" w:rsidR="00C83782" w:rsidRPr="00444E7E" w:rsidRDefault="00C83782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Section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02993" w14:textId="5CA2CCF1" w:rsidR="00C83782" w:rsidRPr="00444E7E" w:rsidRDefault="00C83782">
            <w:pPr>
              <w:pStyle w:val="TitlePage-TableHeader"/>
              <w:framePr w:hSpace="0" w:wrap="auto" w:vAnchor="margin" w:hAnchor="text" w:xAlign="left" w:yAlign="inline"/>
              <w:suppressOverlap w:val="0"/>
              <w:jc w:val="center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Pages</w:t>
            </w:r>
          </w:p>
        </w:tc>
      </w:tr>
      <w:tr w:rsidR="00C83782" w:rsidRPr="00444E7E" w14:paraId="3E9C4833" w14:textId="77777777" w:rsidTr="00C83782">
        <w:trPr>
          <w:trHeight w:hRule="exact" w:val="277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94846" w14:textId="684E1FC2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01</w:t>
            </w:r>
          </w:p>
        </w:tc>
        <w:tc>
          <w:tcPr>
            <w:tcW w:w="7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66E09" w14:textId="678651B9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jc w:val="left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New document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E78AC" w14:textId="67B82FFF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-</w:t>
            </w: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8297D" w14:textId="6305FD97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  <w:r w:rsidRPr="00444E7E">
              <w:rPr>
                <w:sz w:val="22"/>
                <w:szCs w:val="22"/>
                <w:lang w:eastAsia="en-IN"/>
              </w:rPr>
              <w:t>-</w:t>
            </w:r>
          </w:p>
        </w:tc>
      </w:tr>
      <w:tr w:rsidR="00C83782" w:rsidRPr="00444E7E" w14:paraId="4F91E275" w14:textId="77777777" w:rsidTr="00C83782">
        <w:trPr>
          <w:trHeight w:hRule="exact" w:val="277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A9151" w14:textId="0293D690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</w:p>
        </w:tc>
        <w:tc>
          <w:tcPr>
            <w:tcW w:w="7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57A29" w14:textId="6ED1D2E0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jc w:val="left"/>
              <w:rPr>
                <w:sz w:val="22"/>
                <w:szCs w:val="22"/>
                <w:lang w:eastAsia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0F2B" w14:textId="1B2B7FC8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C5766" w14:textId="1191A31E" w:rsidR="00C83782" w:rsidRPr="00444E7E" w:rsidRDefault="00C83782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</w:p>
        </w:tc>
      </w:tr>
      <w:tr w:rsidR="00147A6A" w:rsidRPr="00444E7E" w14:paraId="11586534" w14:textId="77777777" w:rsidTr="00C83782">
        <w:trPr>
          <w:trHeight w:hRule="exact" w:val="277"/>
        </w:trPr>
        <w:tc>
          <w:tcPr>
            <w:tcW w:w="6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9B58B" w14:textId="749F3EFB" w:rsidR="00147A6A" w:rsidRPr="00444E7E" w:rsidRDefault="00147A6A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</w:p>
        </w:tc>
        <w:tc>
          <w:tcPr>
            <w:tcW w:w="7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6625F" w14:textId="60068167" w:rsidR="00147A6A" w:rsidRPr="00444E7E" w:rsidRDefault="00147A6A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jc w:val="left"/>
              <w:rPr>
                <w:sz w:val="22"/>
                <w:szCs w:val="22"/>
                <w:lang w:eastAsia="en-IN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8BE49" w14:textId="2CFAFDC4" w:rsidR="00147A6A" w:rsidRPr="00444E7E" w:rsidRDefault="00147A6A" w:rsidP="00E830C0">
            <w:pPr>
              <w:pStyle w:val="TitlePage-TableContent"/>
              <w:framePr w:hSpace="0" w:wrap="auto" w:vAnchor="margin" w:hAnchor="text" w:xAlign="left" w:yAlign="inline"/>
              <w:numPr>
                <w:ilvl w:val="0"/>
                <w:numId w:val="18"/>
              </w:numPr>
              <w:suppressOverlap w:val="0"/>
              <w:rPr>
                <w:sz w:val="22"/>
                <w:szCs w:val="22"/>
                <w:lang w:eastAsia="en-IN"/>
              </w:rPr>
            </w:pPr>
          </w:p>
        </w:tc>
        <w:tc>
          <w:tcPr>
            <w:tcW w:w="1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8E650" w14:textId="7C9AF719" w:rsidR="00147A6A" w:rsidRPr="00444E7E" w:rsidRDefault="00147A6A" w:rsidP="00C83782">
            <w:pPr>
              <w:pStyle w:val="TitlePage-TableContent"/>
              <w:framePr w:hSpace="0" w:wrap="auto" w:vAnchor="margin" w:hAnchor="text" w:xAlign="left" w:yAlign="inline"/>
              <w:suppressOverlap w:val="0"/>
              <w:rPr>
                <w:sz w:val="22"/>
                <w:szCs w:val="22"/>
                <w:lang w:eastAsia="en-IN"/>
              </w:rPr>
            </w:pPr>
          </w:p>
        </w:tc>
      </w:tr>
    </w:tbl>
    <w:p w14:paraId="1BA2370A" w14:textId="77777777" w:rsidR="00010B69" w:rsidRPr="00444E7E" w:rsidRDefault="00010B69" w:rsidP="00654BB9"/>
    <w:p w14:paraId="39264CFB" w14:textId="77777777" w:rsidR="00EF3295" w:rsidRPr="00444E7E" w:rsidRDefault="00982536" w:rsidP="003865CD">
      <w:pPr>
        <w:pStyle w:val="ContentsPageHeader"/>
      </w:pPr>
      <w:r w:rsidRPr="00444E7E">
        <w:t>CONTENTS</w:t>
      </w:r>
    </w:p>
    <w:p w14:paraId="02AE4354" w14:textId="77777777" w:rsidR="00A54F26" w:rsidRDefault="00A11424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r w:rsidRPr="00444E7E">
        <w:rPr>
          <w:b w:val="0"/>
          <w:caps w:val="0"/>
        </w:rPr>
        <w:fldChar w:fldCharType="begin"/>
      </w:r>
      <w:r w:rsidRPr="00444E7E">
        <w:rPr>
          <w:b w:val="0"/>
          <w:caps w:val="0"/>
        </w:rPr>
        <w:instrText xml:space="preserve"> TOC \o "1-3" \h \z \t "Heading 7,1,Heading 8,2,Heading 9,3" </w:instrText>
      </w:r>
      <w:r w:rsidRPr="00444E7E">
        <w:rPr>
          <w:b w:val="0"/>
          <w:caps w:val="0"/>
        </w:rPr>
        <w:fldChar w:fldCharType="separate"/>
      </w:r>
      <w:hyperlink w:anchor="_Toc455416064" w:history="1">
        <w:r w:rsidR="00A54F26" w:rsidRPr="00426124">
          <w:rPr>
            <w:rStyle w:val="Hyperlink"/>
          </w:rPr>
          <w:t>1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Introduction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_Toc455416064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</w:t>
        </w:r>
        <w:r w:rsidR="00A54F26">
          <w:rPr>
            <w:webHidden/>
          </w:rPr>
          <w:fldChar w:fldCharType="end"/>
        </w:r>
      </w:hyperlink>
    </w:p>
    <w:p w14:paraId="7259A615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65" w:history="1">
        <w:r w:rsidR="00A54F26" w:rsidRPr="00426124">
          <w:rPr>
            <w:rStyle w:val="Hyperlink"/>
          </w:rPr>
          <w:t>2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Abbrevations ands definitions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_Toc455416065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</w:t>
        </w:r>
        <w:r w:rsidR="00A54F26">
          <w:rPr>
            <w:webHidden/>
          </w:rPr>
          <w:fldChar w:fldCharType="end"/>
        </w:r>
      </w:hyperlink>
    </w:p>
    <w:p w14:paraId="74457927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66" w:history="1">
        <w:r w:rsidR="00A54F26" w:rsidRPr="00426124">
          <w:rPr>
            <w:rStyle w:val="Hyperlink"/>
          </w:rPr>
          <w:t>3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Design Basis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_Toc455416066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</w:t>
        </w:r>
        <w:r w:rsidR="00A54F26">
          <w:rPr>
            <w:webHidden/>
          </w:rPr>
          <w:fldChar w:fldCharType="end"/>
        </w:r>
      </w:hyperlink>
    </w:p>
    <w:p w14:paraId="2845B1F3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67" w:history="1">
        <w:r w:rsidR="00A54F26" w:rsidRPr="00426124">
          <w:rPr>
            <w:rStyle w:val="Hyperlink"/>
          </w:rPr>
          <w:t>3.1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Codes and Standards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_Toc455416067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</w:t>
        </w:r>
        <w:r w:rsidR="00A54F26">
          <w:rPr>
            <w:webHidden/>
          </w:rPr>
          <w:fldChar w:fldCharType="end"/>
        </w:r>
      </w:hyperlink>
    </w:p>
    <w:p w14:paraId="14C87698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68" w:history="1">
        <w:r w:rsidR="00A54F26" w:rsidRPr="00426124">
          <w:rPr>
            <w:rStyle w:val="Hyperlink"/>
            <w:lang w:val="en-IN"/>
          </w:rPr>
          <w:t>3.2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IN"/>
          </w:rPr>
          <w:t>Water Depth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_Toc455416068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4</w:t>
        </w:r>
        <w:r w:rsidR="00A54F26">
          <w:rPr>
            <w:webHidden/>
          </w:rPr>
          <w:fldChar w:fldCharType="end"/>
        </w:r>
      </w:hyperlink>
    </w:p>
    <w:p w14:paraId="697A6B59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69" w:history="1">
        <w:r w:rsidR="00A54F26" w:rsidRPr="00426124">
          <w:rPr>
            <w:rStyle w:val="Hyperlink"/>
            <w:lang w:val="en-IN"/>
          </w:rPr>
          <w:t>3.3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IN"/>
          </w:rPr>
          <w:t>Environmental Data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_Toc455416069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4</w:t>
        </w:r>
        <w:r w:rsidR="00A54F26">
          <w:rPr>
            <w:webHidden/>
          </w:rPr>
          <w:fldChar w:fldCharType="end"/>
        </w:r>
      </w:hyperlink>
    </w:p>
    <w:p w14:paraId="18753623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70" w:history="1">
        <w:r w:rsidR="00A54F26" w:rsidRPr="00426124">
          <w:rPr>
            <w:rStyle w:val="Hyperlink"/>
            <w:lang w:val="en-IN"/>
          </w:rPr>
          <w:t>4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IN"/>
          </w:rPr>
          <w:t>Vessel Data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_Toc455416070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5</w:t>
        </w:r>
        <w:r w:rsidR="00A54F26">
          <w:rPr>
            <w:webHidden/>
          </w:rPr>
          <w:fldChar w:fldCharType="end"/>
        </w:r>
      </w:hyperlink>
    </w:p>
    <w:p w14:paraId="63AA9968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1" w:history="1">
        <w:r w:rsidR="00A54F26" w:rsidRPr="00426124">
          <w:rPr>
            <w:rStyle w:val="Hyperlink"/>
            <w:lang w:val="en-IN"/>
          </w:rPr>
          <w:t>4.1.1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US"/>
          </w:rPr>
          <w:t>RAO data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_Toc455416071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6</w:t>
        </w:r>
        <w:r w:rsidR="00A54F26">
          <w:rPr>
            <w:webHidden/>
          </w:rPr>
          <w:fldChar w:fldCharType="end"/>
        </w:r>
      </w:hyperlink>
    </w:p>
    <w:p w14:paraId="22CC0991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2" w:history="1">
        <w:r w:rsidR="00A54F26" w:rsidRPr="00426124">
          <w:rPr>
            <w:rStyle w:val="Hyperlink"/>
            <w:lang w:val="en-IN"/>
          </w:rPr>
          <w:t>4.2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US"/>
          </w:rPr>
          <w:t>Force coefficients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_Toc455416072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9</w:t>
        </w:r>
        <w:r w:rsidR="00A54F26">
          <w:rPr>
            <w:webHidden/>
          </w:rPr>
          <w:fldChar w:fldCharType="end"/>
        </w:r>
      </w:hyperlink>
    </w:p>
    <w:p w14:paraId="0897D0E7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73" w:history="1">
        <w:r w:rsidR="00A54F26" w:rsidRPr="00426124">
          <w:rPr>
            <w:rStyle w:val="Hyperlink"/>
          </w:rPr>
          <w:t>5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Water Depth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_Toc455416073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13</w:t>
        </w:r>
        <w:r w:rsidR="00A54F26">
          <w:rPr>
            <w:webHidden/>
          </w:rPr>
          <w:fldChar w:fldCharType="end"/>
        </w:r>
      </w:hyperlink>
    </w:p>
    <w:p w14:paraId="4335DD7F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74" w:history="1">
        <w:r w:rsidR="00A54F26" w:rsidRPr="00426124">
          <w:rPr>
            <w:rStyle w:val="Hyperlink"/>
          </w:rPr>
          <w:t>6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Mooring Configuration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_Toc455416074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14</w:t>
        </w:r>
        <w:r w:rsidR="00A54F26">
          <w:rPr>
            <w:webHidden/>
          </w:rPr>
          <w:fldChar w:fldCharType="end"/>
        </w:r>
      </w:hyperlink>
    </w:p>
    <w:p w14:paraId="047F3818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5" w:history="1">
        <w:r w:rsidR="00A54F26" w:rsidRPr="00426124">
          <w:rPr>
            <w:rStyle w:val="Hyperlink"/>
          </w:rPr>
          <w:t>6.1.1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Mooring system arrangement in particulates: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_Toc455416075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14</w:t>
        </w:r>
        <w:r w:rsidR="00A54F26">
          <w:rPr>
            <w:webHidden/>
          </w:rPr>
          <w:fldChar w:fldCharType="end"/>
        </w:r>
      </w:hyperlink>
    </w:p>
    <w:p w14:paraId="1F9793DD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6" w:history="1">
        <w:r w:rsidR="00A54F26" w:rsidRPr="00426124">
          <w:rPr>
            <w:rStyle w:val="Hyperlink"/>
            <w:bCs/>
            <w:lang w:val="en-IN"/>
          </w:rPr>
          <w:t>6.1.2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bCs/>
            <w:lang w:val="en-IN"/>
          </w:rPr>
          <w:t>Vessel Position, 100 yr Hurricane Condition, 8 Point Intact Moorings, Configuration 4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_Toc455416076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16</w:t>
        </w:r>
        <w:r w:rsidR="00A54F26">
          <w:rPr>
            <w:webHidden/>
          </w:rPr>
          <w:fldChar w:fldCharType="end"/>
        </w:r>
      </w:hyperlink>
    </w:p>
    <w:p w14:paraId="15104008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7" w:history="1">
        <w:r w:rsidR="00A54F26" w:rsidRPr="00426124">
          <w:rPr>
            <w:rStyle w:val="Hyperlink"/>
            <w:bCs/>
            <w:lang w:val="en-IN"/>
          </w:rPr>
          <w:t>6.1.3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bCs/>
            <w:lang w:val="en-IN"/>
          </w:rPr>
          <w:t>Vessel Position, 100 yr Hurricane Condition, 12 Point Intact Moorings, Configuration 4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_Toc455416077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16</w:t>
        </w:r>
        <w:r w:rsidR="00A54F26">
          <w:rPr>
            <w:webHidden/>
          </w:rPr>
          <w:fldChar w:fldCharType="end"/>
        </w:r>
      </w:hyperlink>
    </w:p>
    <w:p w14:paraId="2B7535F8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8" w:history="1">
        <w:r w:rsidR="00A54F26" w:rsidRPr="00426124">
          <w:rPr>
            <w:rStyle w:val="Hyperlink"/>
            <w:bCs/>
            <w:lang w:val="en-IN"/>
          </w:rPr>
          <w:t>6.1.4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bCs/>
            <w:lang w:val="en-IN"/>
          </w:rPr>
          <w:t>8 Point Mooring System, Effective Tension for Highest Tension Mooring Line-6, Configuration 4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_Toc455416078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17</w:t>
        </w:r>
        <w:r w:rsidR="00A54F26">
          <w:rPr>
            <w:webHidden/>
          </w:rPr>
          <w:fldChar w:fldCharType="end"/>
        </w:r>
      </w:hyperlink>
    </w:p>
    <w:p w14:paraId="4AA43460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79" w:history="1">
        <w:r w:rsidR="00A54F26" w:rsidRPr="00426124">
          <w:rPr>
            <w:rStyle w:val="Hyperlink"/>
            <w:bCs/>
          </w:rPr>
          <w:t>6.1.5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bCs/>
          </w:rPr>
          <w:t>8 Point Mooring System, Effective Tension for Lowest Tension Mooring Line-1, Configuration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_Toc455416079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17</w:t>
        </w:r>
        <w:r w:rsidR="00A54F26">
          <w:rPr>
            <w:webHidden/>
          </w:rPr>
          <w:fldChar w:fldCharType="end"/>
        </w:r>
      </w:hyperlink>
    </w:p>
    <w:p w14:paraId="187A1314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80" w:history="1">
        <w:r w:rsidR="00A54F26" w:rsidRPr="00426124">
          <w:rPr>
            <w:rStyle w:val="Hyperlink"/>
            <w:bCs/>
            <w:lang w:val="en-IN"/>
          </w:rPr>
          <w:t>6.1.6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bCs/>
            <w:lang w:val="en-IN"/>
          </w:rPr>
          <w:t>12 Point Mooring System Effective Tension for Highest Tension Mooring Line-8, Configuration 4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_Toc455416080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18</w:t>
        </w:r>
        <w:r w:rsidR="00A54F26">
          <w:rPr>
            <w:webHidden/>
          </w:rPr>
          <w:fldChar w:fldCharType="end"/>
        </w:r>
      </w:hyperlink>
    </w:p>
    <w:p w14:paraId="1E3AB5B1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81" w:history="1">
        <w:r w:rsidR="00A54F26" w:rsidRPr="00426124">
          <w:rPr>
            <w:rStyle w:val="Hyperlink"/>
            <w:bCs/>
            <w:lang w:val="en-IN"/>
          </w:rPr>
          <w:t>6.1.7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bCs/>
            <w:lang w:val="en-IN"/>
          </w:rPr>
          <w:t>12 Point Mooring System, Effective Tension for Lowest Tension Mooring Line-1, Configuration 4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_Toc455416081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19</w:t>
        </w:r>
        <w:r w:rsidR="00A54F26">
          <w:rPr>
            <w:webHidden/>
          </w:rPr>
          <w:fldChar w:fldCharType="end"/>
        </w:r>
      </w:hyperlink>
    </w:p>
    <w:p w14:paraId="4D590F75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82" w:history="1">
        <w:r w:rsidR="00A54F26" w:rsidRPr="00426124">
          <w:rPr>
            <w:rStyle w:val="Hyperlink"/>
          </w:rPr>
          <w:t>6.1.8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Mooring System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_Toc455416082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19</w:t>
        </w:r>
        <w:r w:rsidR="00A54F26">
          <w:rPr>
            <w:webHidden/>
          </w:rPr>
          <w:fldChar w:fldCharType="end"/>
        </w:r>
      </w:hyperlink>
    </w:p>
    <w:p w14:paraId="6CB2D245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83" w:history="1">
        <w:r w:rsidR="00A54F26" w:rsidRPr="00426124">
          <w:rPr>
            <w:rStyle w:val="Hyperlink"/>
          </w:rPr>
          <w:t>6.2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Mooring Properties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_Toc455416083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20</w:t>
        </w:r>
        <w:r w:rsidR="00A54F26">
          <w:rPr>
            <w:webHidden/>
          </w:rPr>
          <w:fldChar w:fldCharType="end"/>
        </w:r>
      </w:hyperlink>
    </w:p>
    <w:p w14:paraId="233987F2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90" w:history="1">
        <w:r w:rsidR="00A54F26" w:rsidRPr="00426124">
          <w:rPr>
            <w:rStyle w:val="Hyperlink"/>
            <w:lang w:val="en-IN"/>
          </w:rPr>
          <w:t>7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IN"/>
          </w:rPr>
          <w:t>Riser data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_Toc455416090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21</w:t>
        </w:r>
        <w:r w:rsidR="00A54F26">
          <w:rPr>
            <w:webHidden/>
          </w:rPr>
          <w:fldChar w:fldCharType="end"/>
        </w:r>
      </w:hyperlink>
    </w:p>
    <w:p w14:paraId="71211186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91" w:history="1">
        <w:r w:rsidR="00A54F26" w:rsidRPr="00426124">
          <w:rPr>
            <w:rStyle w:val="Hyperlink"/>
            <w:lang w:val="en-US"/>
          </w:rPr>
          <w:t>7.1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US"/>
          </w:rPr>
          <w:t>Riser Configuration Summary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_Toc455416091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22</w:t>
        </w:r>
        <w:r w:rsidR="00A54F26">
          <w:rPr>
            <w:webHidden/>
          </w:rPr>
          <w:fldChar w:fldCharType="end"/>
        </w:r>
      </w:hyperlink>
    </w:p>
    <w:p w14:paraId="1CAA2DE1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092" w:history="1">
        <w:r w:rsidR="00A54F26" w:rsidRPr="00426124">
          <w:rPr>
            <w:rStyle w:val="Hyperlink"/>
            <w:lang w:val="en-IN"/>
          </w:rPr>
          <w:t>7.2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IN"/>
          </w:rPr>
          <w:t>Riser Stroke, 100 year Hurricane, Intact Mooring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_Toc455416092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23</w:t>
        </w:r>
        <w:r w:rsidR="00A54F26">
          <w:rPr>
            <w:webHidden/>
          </w:rPr>
          <w:fldChar w:fldCharType="end"/>
        </w:r>
      </w:hyperlink>
    </w:p>
    <w:p w14:paraId="47AECF4E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098" w:history="1">
        <w:r w:rsidR="00A54F26" w:rsidRPr="00426124">
          <w:rPr>
            <w:rStyle w:val="Hyperlink"/>
            <w:lang w:val="en-US"/>
          </w:rPr>
          <w:t>8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  <w:lang w:val="en-US"/>
          </w:rPr>
          <w:t>Analysis Methodology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_Toc455416098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26</w:t>
        </w:r>
        <w:r w:rsidR="00A54F26">
          <w:rPr>
            <w:webHidden/>
          </w:rPr>
          <w:fldChar w:fldCharType="end"/>
        </w:r>
      </w:hyperlink>
    </w:p>
    <w:p w14:paraId="1853B084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102" w:history="1">
        <w:r w:rsidR="00A54F26" w:rsidRPr="00426124">
          <w:rPr>
            <w:rStyle w:val="Hyperlink"/>
          </w:rPr>
          <w:t>8.1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Design Criteria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_Toc455416102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27</w:t>
        </w:r>
        <w:r w:rsidR="00A54F26">
          <w:rPr>
            <w:webHidden/>
          </w:rPr>
          <w:fldChar w:fldCharType="end"/>
        </w:r>
      </w:hyperlink>
    </w:p>
    <w:p w14:paraId="5DA76EE0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103" w:history="1">
        <w:r w:rsidR="00A54F26" w:rsidRPr="00426124">
          <w:rPr>
            <w:rStyle w:val="Hyperlink"/>
          </w:rPr>
          <w:t>8.1.1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Tension Safety Factors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_Toc455416103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27</w:t>
        </w:r>
        <w:r w:rsidR="00A54F26">
          <w:rPr>
            <w:webHidden/>
          </w:rPr>
          <w:fldChar w:fldCharType="end"/>
        </w:r>
      </w:hyperlink>
    </w:p>
    <w:p w14:paraId="7B5566AE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104" w:history="1">
        <w:r w:rsidR="00A54F26" w:rsidRPr="00426124">
          <w:rPr>
            <w:rStyle w:val="Hyperlink"/>
          </w:rPr>
          <w:t>8.1.2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Anchor Uplift Angles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_Toc455416104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27</w:t>
        </w:r>
        <w:r w:rsidR="00A54F26">
          <w:rPr>
            <w:webHidden/>
          </w:rPr>
          <w:fldChar w:fldCharType="end"/>
        </w:r>
      </w:hyperlink>
    </w:p>
    <w:p w14:paraId="16512337" w14:textId="77777777" w:rsidR="00A54F26" w:rsidRDefault="00767621">
      <w:pPr>
        <w:pStyle w:val="TOC3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106" w:history="1">
        <w:r w:rsidR="00A54F26" w:rsidRPr="00426124">
          <w:rPr>
            <w:rStyle w:val="Hyperlink"/>
          </w:rPr>
          <w:t>8.1.3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Configuration Criteria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_Toc455416106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27</w:t>
        </w:r>
        <w:r w:rsidR="00A54F26">
          <w:rPr>
            <w:webHidden/>
          </w:rPr>
          <w:fldChar w:fldCharType="end"/>
        </w:r>
      </w:hyperlink>
    </w:p>
    <w:p w14:paraId="41C0AE27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107" w:history="1">
        <w:r w:rsidR="00A54F26" w:rsidRPr="00426124">
          <w:rPr>
            <w:rStyle w:val="Hyperlink"/>
          </w:rPr>
          <w:t>9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Riser stretch analysis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_Toc455416107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28</w:t>
        </w:r>
        <w:r w:rsidR="00A54F26">
          <w:rPr>
            <w:webHidden/>
          </w:rPr>
          <w:fldChar w:fldCharType="end"/>
        </w:r>
      </w:hyperlink>
    </w:p>
    <w:p w14:paraId="17E5D85A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108" w:history="1">
        <w:r w:rsidR="00A54F26" w:rsidRPr="00426124">
          <w:rPr>
            <w:rStyle w:val="Hyperlink"/>
          </w:rPr>
          <w:t>9.1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Design Criteria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_Toc455416108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28</w:t>
        </w:r>
        <w:r w:rsidR="00A54F26">
          <w:rPr>
            <w:webHidden/>
          </w:rPr>
          <w:fldChar w:fldCharType="end"/>
        </w:r>
      </w:hyperlink>
    </w:p>
    <w:p w14:paraId="67A9A16D" w14:textId="77777777" w:rsidR="00A54F26" w:rsidRDefault="00767621">
      <w:pPr>
        <w:pStyle w:val="TOC2"/>
        <w:rPr>
          <w:rFonts w:asciiTheme="minorHAnsi" w:eastAsiaTheme="minorEastAsia" w:hAnsiTheme="minorHAnsi" w:cstheme="minorBidi"/>
          <w:color w:val="auto"/>
          <w:sz w:val="22"/>
          <w:lang w:val="en-IN" w:eastAsia="en-IN"/>
        </w:rPr>
      </w:pPr>
      <w:hyperlink w:anchor="_Toc455416109" w:history="1">
        <w:r w:rsidR="00A54F26" w:rsidRPr="00426124">
          <w:rPr>
            <w:rStyle w:val="Hyperlink"/>
          </w:rPr>
          <w:t>9.2</w:t>
        </w:r>
        <w:r w:rsidR="00A54F26">
          <w:rPr>
            <w:rFonts w:asciiTheme="minorHAnsi" w:eastAsiaTheme="minorEastAsia" w:hAnsiTheme="minorHAnsi" w:cstheme="minorBidi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Analysis Methodology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_Toc455416109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28</w:t>
        </w:r>
        <w:r w:rsidR="00A54F26">
          <w:rPr>
            <w:webHidden/>
          </w:rPr>
          <w:fldChar w:fldCharType="end"/>
        </w:r>
      </w:hyperlink>
    </w:p>
    <w:p w14:paraId="71A2BD4B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128" w:history="1">
        <w:r w:rsidR="00A54F26" w:rsidRPr="00426124">
          <w:rPr>
            <w:rStyle w:val="Hyperlink"/>
          </w:rPr>
          <w:t>10</w:t>
        </w:r>
        <w:r w:rsidR="00A54F26">
          <w:rPr>
            <w:rFonts w:asciiTheme="minorHAnsi" w:eastAsiaTheme="minorEastAsia" w:hAnsiTheme="minorHAnsi" w:cstheme="minorBidi"/>
            <w:b w:val="0"/>
            <w:caps w:val="0"/>
            <w:color w:val="auto"/>
            <w:sz w:val="22"/>
            <w:lang w:val="en-IN" w:eastAsia="en-IN"/>
          </w:rPr>
          <w:tab/>
        </w:r>
        <w:r w:rsidR="00A54F26" w:rsidRPr="00426124">
          <w:rPr>
            <w:rStyle w:val="Hyperlink"/>
          </w:rPr>
          <w:t>References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_Toc455416128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31</w:t>
        </w:r>
        <w:r w:rsidR="00A54F26">
          <w:rPr>
            <w:webHidden/>
          </w:rPr>
          <w:fldChar w:fldCharType="end"/>
        </w:r>
      </w:hyperlink>
    </w:p>
    <w:p w14:paraId="0B44D944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129" w:history="1">
        <w:r w:rsidR="00A54F26" w:rsidRPr="00426124">
          <w:rPr>
            <w:rStyle w:val="Hyperlink"/>
          </w:rPr>
          <w:t>Appendix A - Vessel Data Dimensions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_Toc455416129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31</w:t>
        </w:r>
        <w:r w:rsidR="00A54F26">
          <w:rPr>
            <w:webHidden/>
          </w:rPr>
          <w:fldChar w:fldCharType="end"/>
        </w:r>
      </w:hyperlink>
    </w:p>
    <w:p w14:paraId="6B4FB248" w14:textId="77777777" w:rsidR="00A54F26" w:rsidRDefault="00767621">
      <w:pPr>
        <w:pStyle w:val="TOC1"/>
        <w:rPr>
          <w:rFonts w:asciiTheme="minorHAnsi" w:eastAsiaTheme="minorEastAsia" w:hAnsiTheme="minorHAnsi" w:cstheme="minorBidi"/>
          <w:b w:val="0"/>
          <w:caps w:val="0"/>
          <w:color w:val="auto"/>
          <w:sz w:val="22"/>
          <w:lang w:val="en-IN" w:eastAsia="en-IN"/>
        </w:rPr>
      </w:pPr>
      <w:hyperlink w:anchor="_Toc455416130" w:history="1">
        <w:r w:rsidR="00A54F26" w:rsidRPr="00426124">
          <w:rPr>
            <w:rStyle w:val="Hyperlink"/>
          </w:rPr>
          <w:t>Appendix C - Vessel Hull Dimensions</w:t>
        </w:r>
        <w:r w:rsidR="00A54F26">
          <w:rPr>
            <w:webHidden/>
          </w:rPr>
          <w:tab/>
        </w:r>
        <w:r w:rsidR="00A54F26">
          <w:rPr>
            <w:webHidden/>
          </w:rPr>
          <w:fldChar w:fldCharType="begin"/>
        </w:r>
        <w:r w:rsidR="00A54F26">
          <w:rPr>
            <w:webHidden/>
          </w:rPr>
          <w:instrText xml:space="preserve"> PAGEREF _Toc455416130 \h </w:instrText>
        </w:r>
        <w:r w:rsidR="00A54F26">
          <w:rPr>
            <w:webHidden/>
          </w:rPr>
        </w:r>
        <w:r w:rsidR="00A54F26">
          <w:rPr>
            <w:webHidden/>
          </w:rPr>
          <w:fldChar w:fldCharType="separate"/>
        </w:r>
        <w:r w:rsidR="00A54F26">
          <w:rPr>
            <w:webHidden/>
          </w:rPr>
          <w:t>34</w:t>
        </w:r>
        <w:r w:rsidR="00A54F26">
          <w:rPr>
            <w:webHidden/>
          </w:rPr>
          <w:fldChar w:fldCharType="end"/>
        </w:r>
      </w:hyperlink>
    </w:p>
    <w:p w14:paraId="15A16523" w14:textId="23B43B25" w:rsidR="00044DB0" w:rsidRPr="00444E7E" w:rsidRDefault="00A11424" w:rsidP="003865CD">
      <w:pPr>
        <w:rPr>
          <w:rFonts w:cs="Tahoma"/>
          <w:b/>
          <w:caps/>
          <w:noProof/>
          <w:color w:val="003150"/>
          <w:szCs w:val="22"/>
        </w:rPr>
      </w:pPr>
      <w:r w:rsidRPr="00444E7E">
        <w:rPr>
          <w:rFonts w:cs="Tahoma"/>
          <w:b/>
          <w:caps/>
          <w:noProof/>
          <w:color w:val="003150"/>
          <w:szCs w:val="22"/>
        </w:rPr>
        <w:fldChar w:fldCharType="end"/>
      </w:r>
    </w:p>
    <w:p w14:paraId="6BB1A656" w14:textId="57204C9C" w:rsidR="0056118A" w:rsidRPr="00444E7E" w:rsidRDefault="0056118A" w:rsidP="00355533">
      <w:pPr>
        <w:pStyle w:val="Heading1"/>
        <w:numPr>
          <w:ilvl w:val="0"/>
          <w:numId w:val="0"/>
        </w:numPr>
        <w:ind w:left="794"/>
        <w:sectPr w:rsidR="0056118A" w:rsidRPr="00444E7E" w:rsidSect="009A6042">
          <w:headerReference w:type="default" r:id="rId11"/>
          <w:footerReference w:type="default" r:id="rId12"/>
          <w:pgSz w:w="12240" w:h="15840" w:code="1"/>
          <w:pgMar w:top="2294" w:right="1138" w:bottom="1138" w:left="1138" w:header="562" w:footer="461" w:gutter="0"/>
          <w:pgNumType w:start="0"/>
          <w:cols w:space="720"/>
          <w:titlePg/>
          <w:docGrid w:linePitch="326"/>
        </w:sectPr>
      </w:pPr>
    </w:p>
    <w:p w14:paraId="19471B0B" w14:textId="483E7091" w:rsidR="00982536" w:rsidRPr="00444E7E" w:rsidRDefault="008D3497" w:rsidP="00355533">
      <w:pPr>
        <w:pStyle w:val="Heading1"/>
      </w:pPr>
      <w:bookmarkStart w:id="25" w:name="_Toc455416064"/>
      <w:r w:rsidRPr="00444E7E">
        <w:lastRenderedPageBreak/>
        <w:t>Introduction</w:t>
      </w:r>
      <w:bookmarkEnd w:id="25"/>
    </w:p>
    <w:p w14:paraId="782C30E5" w14:textId="3A929FF5" w:rsidR="00A24B6F" w:rsidRPr="00444E7E" w:rsidRDefault="00A24B6F" w:rsidP="000F09EC">
      <w:pPr>
        <w:pStyle w:val="NormalIndent"/>
        <w:rPr>
          <w:szCs w:val="22"/>
          <w:lang w:val="en-US"/>
        </w:rPr>
      </w:pPr>
      <w:r w:rsidRPr="00444E7E">
        <w:rPr>
          <w:szCs w:val="22"/>
          <w:lang w:val="en-US"/>
        </w:rPr>
        <w:t xml:space="preserve">A semisubmersible drilling vessel is being considered to be moored in 6000 </w:t>
      </w:r>
      <w:proofErr w:type="spellStart"/>
      <w:r w:rsidRPr="00444E7E">
        <w:rPr>
          <w:szCs w:val="22"/>
          <w:lang w:val="en-US"/>
        </w:rPr>
        <w:t>ft</w:t>
      </w:r>
      <w:proofErr w:type="spellEnd"/>
      <w:r w:rsidRPr="00444E7E">
        <w:rPr>
          <w:szCs w:val="22"/>
          <w:lang w:val="en-US"/>
        </w:rPr>
        <w:t xml:space="preserve"> water depth in Central Gulf of Mexico. Mooring analysis is to be conducted assuming an 8 point</w:t>
      </w:r>
      <w:r w:rsidR="00EC677C" w:rsidRPr="00444E7E">
        <w:rPr>
          <w:szCs w:val="22"/>
          <w:lang w:val="en-US"/>
        </w:rPr>
        <w:t xml:space="preserve"> and 12 point</w:t>
      </w:r>
      <w:r w:rsidRPr="00444E7E">
        <w:rPr>
          <w:szCs w:val="22"/>
          <w:lang w:val="en-US"/>
        </w:rPr>
        <w:t xml:space="preserve"> polyester mooring for this study.to determine feasibility.</w:t>
      </w:r>
    </w:p>
    <w:p w14:paraId="490AF901" w14:textId="77777777" w:rsidR="00A24B6F" w:rsidRPr="00444E7E" w:rsidRDefault="00A24B6F" w:rsidP="000F09EC">
      <w:pPr>
        <w:pStyle w:val="NormalIndent"/>
        <w:rPr>
          <w:szCs w:val="22"/>
          <w:lang w:val="en-US"/>
        </w:rPr>
      </w:pPr>
    </w:p>
    <w:p w14:paraId="5B50907A" w14:textId="3F07833D" w:rsidR="00A24B6F" w:rsidRPr="00444E7E" w:rsidRDefault="00A24B6F" w:rsidP="000F09EC">
      <w:pPr>
        <w:pStyle w:val="NormalIndent"/>
        <w:rPr>
          <w:szCs w:val="22"/>
          <w:lang w:val="en-US"/>
        </w:rPr>
      </w:pPr>
      <w:r w:rsidRPr="00444E7E">
        <w:rPr>
          <w:szCs w:val="22"/>
          <w:lang w:val="en-US"/>
        </w:rPr>
        <w:t>A part of this study, the main objective</w:t>
      </w:r>
      <w:r w:rsidR="004136C2" w:rsidRPr="00444E7E">
        <w:rPr>
          <w:szCs w:val="22"/>
          <w:lang w:val="en-US"/>
        </w:rPr>
        <w:t>s</w:t>
      </w:r>
      <w:r w:rsidRPr="00444E7E">
        <w:rPr>
          <w:szCs w:val="22"/>
          <w:lang w:val="en-US"/>
        </w:rPr>
        <w:t xml:space="preserve"> </w:t>
      </w:r>
      <w:r w:rsidR="004136C2" w:rsidRPr="00444E7E">
        <w:rPr>
          <w:szCs w:val="22"/>
          <w:lang w:val="en-US"/>
        </w:rPr>
        <w:t xml:space="preserve">are as </w:t>
      </w:r>
      <w:r w:rsidRPr="00444E7E">
        <w:rPr>
          <w:szCs w:val="22"/>
          <w:lang w:val="en-US"/>
        </w:rPr>
        <w:t>follow</w:t>
      </w:r>
      <w:r w:rsidR="004136C2" w:rsidRPr="00444E7E">
        <w:rPr>
          <w:szCs w:val="22"/>
          <w:lang w:val="en-US"/>
        </w:rPr>
        <w:t>s</w:t>
      </w:r>
      <w:r w:rsidRPr="00444E7E">
        <w:rPr>
          <w:szCs w:val="22"/>
          <w:lang w:val="en-US"/>
        </w:rPr>
        <w:t>:</w:t>
      </w:r>
    </w:p>
    <w:p w14:paraId="4DA93B6F" w14:textId="674C1491" w:rsidR="00A24B6F" w:rsidRPr="00444E7E" w:rsidRDefault="00A24B6F" w:rsidP="00A24B6F">
      <w:pPr>
        <w:pStyle w:val="NormalIndent"/>
        <w:numPr>
          <w:ilvl w:val="0"/>
          <w:numId w:val="24"/>
        </w:numPr>
        <w:rPr>
          <w:szCs w:val="22"/>
          <w:lang w:val="en-US"/>
        </w:rPr>
      </w:pPr>
      <w:r w:rsidRPr="00444E7E">
        <w:rPr>
          <w:szCs w:val="22"/>
          <w:lang w:val="en-US"/>
        </w:rPr>
        <w:t>M</w:t>
      </w:r>
      <w:r w:rsidR="008E7F61" w:rsidRPr="00444E7E">
        <w:rPr>
          <w:szCs w:val="22"/>
          <w:lang w:val="en-US"/>
        </w:rPr>
        <w:t>inimize the lateral offset (preferably to 4% in 100 year hurricane)</w:t>
      </w:r>
      <w:r w:rsidR="000E7BEA" w:rsidRPr="00444E7E">
        <w:rPr>
          <w:szCs w:val="22"/>
          <w:lang w:val="en-US"/>
        </w:rPr>
        <w:t xml:space="preserve"> with in practical levels</w:t>
      </w:r>
    </w:p>
    <w:p w14:paraId="3A985DAE" w14:textId="502EAE67" w:rsidR="000F09EC" w:rsidRPr="00444E7E" w:rsidRDefault="00A24B6F" w:rsidP="00D217FA">
      <w:pPr>
        <w:pStyle w:val="NormalIndent"/>
        <w:numPr>
          <w:ilvl w:val="0"/>
          <w:numId w:val="24"/>
        </w:numPr>
        <w:rPr>
          <w:szCs w:val="22"/>
          <w:lang w:val="en-US"/>
        </w:rPr>
      </w:pPr>
      <w:r w:rsidRPr="00444E7E">
        <w:rPr>
          <w:szCs w:val="22"/>
          <w:lang w:val="en-US"/>
        </w:rPr>
        <w:t xml:space="preserve">Determine the approximate stroke requirements for a typical </w:t>
      </w:r>
      <w:r w:rsidR="00EC677C" w:rsidRPr="00444E7E">
        <w:rPr>
          <w:szCs w:val="22"/>
          <w:lang w:val="en-US"/>
        </w:rPr>
        <w:t>22</w:t>
      </w:r>
      <w:r w:rsidRPr="00444E7E">
        <w:rPr>
          <w:szCs w:val="22"/>
          <w:lang w:val="en-US"/>
        </w:rPr>
        <w:t xml:space="preserve"> inch riser</w:t>
      </w:r>
      <w:r w:rsidR="00EC677C" w:rsidRPr="00444E7E">
        <w:rPr>
          <w:szCs w:val="22"/>
          <w:lang w:val="en-US"/>
        </w:rPr>
        <w:t xml:space="preserve"> with 1.4 wall thickness</w:t>
      </w:r>
      <w:r w:rsidR="000F09EC" w:rsidRPr="00444E7E">
        <w:rPr>
          <w:szCs w:val="22"/>
          <w:lang w:val="en-US"/>
        </w:rPr>
        <w:t xml:space="preserve">. </w:t>
      </w:r>
    </w:p>
    <w:p w14:paraId="45492448" w14:textId="77777777" w:rsidR="006F51C1" w:rsidRPr="00444E7E" w:rsidRDefault="006F51C1" w:rsidP="006F51C1">
      <w:pPr>
        <w:pStyle w:val="NormalIndent"/>
        <w:ind w:left="1154"/>
        <w:rPr>
          <w:szCs w:val="22"/>
          <w:lang w:val="en-US"/>
        </w:rPr>
      </w:pPr>
    </w:p>
    <w:p w14:paraId="52122CA3" w14:textId="2201B47A" w:rsidR="00733D58" w:rsidRPr="00444E7E" w:rsidRDefault="00733D58" w:rsidP="006F51C1">
      <w:pPr>
        <w:pStyle w:val="NormalIndent"/>
        <w:rPr>
          <w:szCs w:val="22"/>
          <w:lang w:val="en-IN"/>
        </w:rPr>
      </w:pPr>
      <w:r w:rsidRPr="00444E7E">
        <w:rPr>
          <w:szCs w:val="22"/>
          <w:lang w:val="en-US"/>
        </w:rPr>
        <w:t>Key analysis assumptions are:</w:t>
      </w:r>
      <w:r w:rsidR="006F51C1" w:rsidRPr="00444E7E">
        <w:rPr>
          <w:szCs w:val="22"/>
          <w:lang w:val="en-US"/>
        </w:rPr>
        <w:tab/>
      </w:r>
    </w:p>
    <w:p w14:paraId="1E475809" w14:textId="77777777" w:rsidR="00733D58" w:rsidRPr="00444E7E" w:rsidRDefault="00733D58" w:rsidP="006F51C1">
      <w:pPr>
        <w:pStyle w:val="NormalIndent"/>
        <w:numPr>
          <w:ilvl w:val="0"/>
          <w:numId w:val="24"/>
        </w:numPr>
        <w:rPr>
          <w:szCs w:val="22"/>
          <w:lang w:val="en-IN"/>
        </w:rPr>
      </w:pPr>
      <w:r w:rsidRPr="00444E7E">
        <w:rPr>
          <w:szCs w:val="22"/>
          <w:lang w:val="en-US"/>
        </w:rPr>
        <w:t>Chain-polyester-chain configuration</w:t>
      </w:r>
    </w:p>
    <w:p w14:paraId="32091D8C" w14:textId="77777777" w:rsidR="00733D58" w:rsidRPr="00444E7E" w:rsidRDefault="00733D58" w:rsidP="006F51C1">
      <w:pPr>
        <w:pStyle w:val="NormalIndent"/>
        <w:numPr>
          <w:ilvl w:val="0"/>
          <w:numId w:val="24"/>
        </w:numPr>
        <w:rPr>
          <w:szCs w:val="22"/>
          <w:lang w:val="en-IN"/>
        </w:rPr>
      </w:pPr>
      <w:r w:rsidRPr="00444E7E">
        <w:rPr>
          <w:szCs w:val="22"/>
          <w:lang w:val="en-US"/>
        </w:rPr>
        <w:t>8 point mooring and 12 point mooring.</w:t>
      </w:r>
    </w:p>
    <w:p w14:paraId="22BF5A41" w14:textId="77777777" w:rsidR="00733D58" w:rsidRPr="00444E7E" w:rsidRDefault="00733D58" w:rsidP="006F51C1">
      <w:pPr>
        <w:pStyle w:val="NormalIndent"/>
        <w:numPr>
          <w:ilvl w:val="0"/>
          <w:numId w:val="24"/>
        </w:numPr>
        <w:rPr>
          <w:szCs w:val="22"/>
          <w:lang w:val="en-IN"/>
        </w:rPr>
      </w:pPr>
      <w:r w:rsidRPr="00444E7E">
        <w:rPr>
          <w:szCs w:val="22"/>
          <w:lang w:val="en-US"/>
        </w:rPr>
        <w:t xml:space="preserve">100 year hurricane loading at 45 </w:t>
      </w:r>
      <w:proofErr w:type="spellStart"/>
      <w:r w:rsidRPr="00444E7E">
        <w:rPr>
          <w:szCs w:val="22"/>
          <w:lang w:val="en-US"/>
        </w:rPr>
        <w:t>deg</w:t>
      </w:r>
      <w:proofErr w:type="spellEnd"/>
      <w:r w:rsidRPr="00444E7E">
        <w:rPr>
          <w:szCs w:val="22"/>
          <w:lang w:val="en-US"/>
        </w:rPr>
        <w:t xml:space="preserve"> to surge axis</w:t>
      </w:r>
    </w:p>
    <w:p w14:paraId="21F633A6" w14:textId="77777777" w:rsidR="00733D58" w:rsidRPr="00444E7E" w:rsidRDefault="00733D58" w:rsidP="006F51C1">
      <w:pPr>
        <w:pStyle w:val="NormalIndent"/>
        <w:numPr>
          <w:ilvl w:val="0"/>
          <w:numId w:val="24"/>
        </w:numPr>
        <w:rPr>
          <w:szCs w:val="22"/>
          <w:lang w:val="en-IN"/>
        </w:rPr>
      </w:pPr>
      <w:r w:rsidRPr="00444E7E">
        <w:rPr>
          <w:szCs w:val="22"/>
          <w:lang w:val="en-US"/>
        </w:rPr>
        <w:t>Only Intact moorings analysis is conducted</w:t>
      </w:r>
    </w:p>
    <w:p w14:paraId="7900AFEF" w14:textId="77777777" w:rsidR="006F51C1" w:rsidRPr="00444E7E" w:rsidRDefault="006F51C1" w:rsidP="006F51C1">
      <w:pPr>
        <w:pStyle w:val="NormalIndent"/>
        <w:ind w:left="1154"/>
        <w:rPr>
          <w:szCs w:val="22"/>
          <w:lang w:val="en-US"/>
        </w:rPr>
      </w:pPr>
    </w:p>
    <w:p w14:paraId="024EACFD" w14:textId="77777777" w:rsidR="000F09EC" w:rsidRPr="00444E7E" w:rsidRDefault="000F09EC" w:rsidP="000F09EC">
      <w:pPr>
        <w:pStyle w:val="NormalIndent"/>
        <w:rPr>
          <w:szCs w:val="22"/>
          <w:lang w:val="en-US"/>
        </w:rPr>
      </w:pPr>
    </w:p>
    <w:p w14:paraId="29A91E45" w14:textId="26CA93C5" w:rsidR="00E94BE5" w:rsidRPr="00444E7E" w:rsidDel="00AD54DD" w:rsidRDefault="00E94BE5" w:rsidP="00E94BE5">
      <w:pPr>
        <w:pStyle w:val="Heading1"/>
        <w:rPr>
          <w:del w:id="26" w:author="Author"/>
          <w:lang w:val="en-US"/>
        </w:rPr>
      </w:pPr>
      <w:del w:id="27" w:author="Author">
        <w:r w:rsidRPr="00444E7E" w:rsidDel="00AD54DD">
          <w:rPr>
            <w:lang w:val="en-US"/>
          </w:rPr>
          <w:delText>Summary</w:delText>
        </w:r>
      </w:del>
    </w:p>
    <w:p w14:paraId="57FAFE54" w14:textId="5DF28906" w:rsidR="00E94BE5" w:rsidRPr="00444E7E" w:rsidDel="00AD54DD" w:rsidRDefault="00E94BE5" w:rsidP="000F09EC">
      <w:pPr>
        <w:pStyle w:val="NormalIndent"/>
        <w:rPr>
          <w:del w:id="28" w:author="Author"/>
          <w:szCs w:val="22"/>
          <w:lang w:val="en-US"/>
        </w:rPr>
      </w:pPr>
      <w:del w:id="29" w:author="Author">
        <w:r w:rsidRPr="00444E7E" w:rsidDel="00AD54DD">
          <w:rPr>
            <w:szCs w:val="22"/>
            <w:lang w:val="en-US"/>
          </w:rPr>
          <w:delText>TBA</w:delText>
        </w:r>
      </w:del>
    </w:p>
    <w:p w14:paraId="32E3E184" w14:textId="77777777" w:rsidR="00AE2A36" w:rsidRPr="00444E7E" w:rsidRDefault="00AE2A36" w:rsidP="000F09EC">
      <w:pPr>
        <w:pStyle w:val="NormalIndent"/>
        <w:rPr>
          <w:szCs w:val="22"/>
          <w:lang w:val="en-US"/>
        </w:rPr>
      </w:pPr>
    </w:p>
    <w:p w14:paraId="7DB4310E" w14:textId="34F46C54" w:rsidR="007F062C" w:rsidRDefault="007F062C" w:rsidP="001C4E32">
      <w:pPr>
        <w:pStyle w:val="Heading1"/>
        <w:rPr>
          <w:ins w:id="30" w:author="Author"/>
        </w:rPr>
      </w:pPr>
      <w:bookmarkStart w:id="31" w:name="_Toc455416065"/>
      <w:bookmarkStart w:id="32" w:name="OLE_LINK1"/>
      <w:bookmarkStart w:id="33" w:name="OLE_LINK2"/>
      <w:ins w:id="34" w:author="Author">
        <w:r>
          <w:t>Abbrevations ands definitions</w:t>
        </w:r>
        <w:bookmarkEnd w:id="31"/>
      </w:ins>
    </w:p>
    <w:p w14:paraId="1FECAE3B" w14:textId="7F5E5910" w:rsidR="007F062C" w:rsidRDefault="007F062C">
      <w:pPr>
        <w:pStyle w:val="NormalIndent"/>
        <w:rPr>
          <w:ins w:id="35" w:author="Author"/>
        </w:rPr>
        <w:pPrChange w:id="36" w:author="Author">
          <w:pPr>
            <w:pStyle w:val="Heading1"/>
          </w:pPr>
        </w:pPrChange>
      </w:pPr>
      <w:ins w:id="37" w:author="Author">
        <w:r>
          <w:t>API – American petroleum Institute</w:t>
        </w:r>
      </w:ins>
    </w:p>
    <w:p w14:paraId="7633FFCD" w14:textId="60F0FBCD" w:rsidR="007F062C" w:rsidRDefault="007F062C">
      <w:pPr>
        <w:pStyle w:val="NormalIndent"/>
        <w:rPr>
          <w:ins w:id="38" w:author="Author"/>
        </w:rPr>
        <w:pPrChange w:id="39" w:author="Author">
          <w:pPr>
            <w:pStyle w:val="Heading1"/>
          </w:pPr>
        </w:pPrChange>
      </w:pPr>
      <w:ins w:id="40" w:author="Author">
        <w:r>
          <w:t>CG –   Centre of Gravity</w:t>
        </w:r>
      </w:ins>
    </w:p>
    <w:p w14:paraId="0747C6E1" w14:textId="24348E93" w:rsidR="007F062C" w:rsidRDefault="007F062C">
      <w:pPr>
        <w:pStyle w:val="NormalIndent"/>
        <w:rPr>
          <w:ins w:id="41" w:author="Author"/>
        </w:rPr>
        <w:pPrChange w:id="42" w:author="Author">
          <w:pPr>
            <w:pStyle w:val="Heading1"/>
          </w:pPr>
        </w:pPrChange>
      </w:pPr>
      <w:ins w:id="43" w:author="Author">
        <w:r>
          <w:t>DR -    Drilling Riser</w:t>
        </w:r>
      </w:ins>
    </w:p>
    <w:p w14:paraId="4E98CFDA" w14:textId="64389ACF" w:rsidR="007F062C" w:rsidRDefault="007F062C">
      <w:pPr>
        <w:pStyle w:val="NormalIndent"/>
        <w:rPr>
          <w:ins w:id="44" w:author="Author"/>
        </w:rPr>
        <w:pPrChange w:id="45" w:author="Author">
          <w:pPr>
            <w:pStyle w:val="Heading1"/>
          </w:pPr>
        </w:pPrChange>
      </w:pPr>
      <w:ins w:id="46" w:author="Author">
        <w:r>
          <w:t xml:space="preserve">SEMI- Semisubmersible </w:t>
        </w:r>
      </w:ins>
    </w:p>
    <w:p w14:paraId="0F4E717A" w14:textId="09BCD2E8" w:rsidR="007F062C" w:rsidRDefault="007F062C">
      <w:pPr>
        <w:pStyle w:val="NormalIndent"/>
        <w:rPr>
          <w:ins w:id="47" w:author="Author"/>
        </w:rPr>
        <w:pPrChange w:id="48" w:author="Author">
          <w:pPr>
            <w:pStyle w:val="Heading1"/>
          </w:pPr>
        </w:pPrChange>
      </w:pPr>
      <w:ins w:id="49" w:author="Author">
        <w:r>
          <w:t>SK-Station Keeping</w:t>
        </w:r>
      </w:ins>
    </w:p>
    <w:p w14:paraId="2BF3C19C" w14:textId="2574FCAF" w:rsidR="007F062C" w:rsidRDefault="007F062C">
      <w:pPr>
        <w:pStyle w:val="NormalIndent"/>
        <w:rPr>
          <w:ins w:id="50" w:author="Author"/>
        </w:rPr>
        <w:pPrChange w:id="51" w:author="Author">
          <w:pPr>
            <w:pStyle w:val="Heading1"/>
          </w:pPr>
        </w:pPrChange>
      </w:pPr>
      <w:proofErr w:type="spellStart"/>
      <w:ins w:id="52" w:author="Author">
        <w:r>
          <w:t>GoM</w:t>
        </w:r>
        <w:proofErr w:type="spellEnd"/>
        <w:r>
          <w:t xml:space="preserve"> -</w:t>
        </w:r>
        <w:r w:rsidR="00B54CE4">
          <w:t>Gulf</w:t>
        </w:r>
        <w:r>
          <w:t xml:space="preserve"> of Mexico</w:t>
        </w:r>
      </w:ins>
    </w:p>
    <w:p w14:paraId="5C93F157" w14:textId="2A4FEECA" w:rsidR="007F062C" w:rsidRDefault="007F062C">
      <w:pPr>
        <w:pStyle w:val="NormalIndent"/>
        <w:rPr>
          <w:ins w:id="53" w:author="Author"/>
        </w:rPr>
        <w:pPrChange w:id="54" w:author="Author">
          <w:pPr>
            <w:pStyle w:val="Heading1"/>
          </w:pPr>
        </w:pPrChange>
      </w:pPr>
      <w:ins w:id="55" w:author="Author">
        <w:r>
          <w:t>Ft- Feet</w:t>
        </w:r>
      </w:ins>
    </w:p>
    <w:p w14:paraId="525A51FF" w14:textId="77777777" w:rsidR="007F062C" w:rsidRPr="00C20D6E" w:rsidRDefault="007F062C">
      <w:pPr>
        <w:pStyle w:val="NormalIndent"/>
        <w:rPr>
          <w:ins w:id="56" w:author="Author"/>
        </w:rPr>
        <w:pPrChange w:id="57" w:author="Author">
          <w:pPr>
            <w:pStyle w:val="Heading1"/>
          </w:pPr>
        </w:pPrChange>
      </w:pPr>
    </w:p>
    <w:p w14:paraId="0D7571B8" w14:textId="7D5C9B73" w:rsidR="00AE0EAD" w:rsidRPr="00444E7E" w:rsidRDefault="009832C9" w:rsidP="001C4E32">
      <w:pPr>
        <w:pStyle w:val="Heading1"/>
      </w:pPr>
      <w:bookmarkStart w:id="58" w:name="_Toc455416066"/>
      <w:r w:rsidRPr="00444E7E">
        <w:t>Design Basis</w:t>
      </w:r>
      <w:bookmarkEnd w:id="58"/>
    </w:p>
    <w:p w14:paraId="56A3E621" w14:textId="2E386967" w:rsidR="000F09EC" w:rsidRPr="00444E7E" w:rsidRDefault="000F09EC" w:rsidP="000F09EC">
      <w:pPr>
        <w:pStyle w:val="NormalIndent"/>
      </w:pPr>
      <w:r w:rsidRPr="00444E7E">
        <w:rPr>
          <w:szCs w:val="22"/>
          <w:lang w:val="en-US"/>
        </w:rPr>
        <w:t xml:space="preserve">Analysis is conducted assuming </w:t>
      </w:r>
      <w:r w:rsidR="00EC677C" w:rsidRPr="00444E7E">
        <w:rPr>
          <w:szCs w:val="22"/>
          <w:lang w:val="en-US"/>
        </w:rPr>
        <w:t>an 8</w:t>
      </w:r>
      <w:r w:rsidR="00E94BE5" w:rsidRPr="00444E7E">
        <w:rPr>
          <w:szCs w:val="22"/>
          <w:lang w:val="en-US"/>
        </w:rPr>
        <w:t>point</w:t>
      </w:r>
      <w:r w:rsidR="003E458A" w:rsidRPr="00444E7E">
        <w:rPr>
          <w:szCs w:val="22"/>
          <w:lang w:val="en-US"/>
        </w:rPr>
        <w:t xml:space="preserve"> </w:t>
      </w:r>
      <w:r w:rsidR="00E94BE5" w:rsidRPr="00444E7E">
        <w:rPr>
          <w:szCs w:val="22"/>
          <w:lang w:val="en-US"/>
        </w:rPr>
        <w:t xml:space="preserve"> </w:t>
      </w:r>
      <w:r w:rsidR="00EC677C" w:rsidRPr="00444E7E">
        <w:rPr>
          <w:szCs w:val="22"/>
          <w:lang w:val="en-US"/>
        </w:rPr>
        <w:t xml:space="preserve"> and 12point </w:t>
      </w:r>
      <w:r w:rsidR="00E94BE5" w:rsidRPr="00444E7E">
        <w:rPr>
          <w:szCs w:val="22"/>
          <w:lang w:val="en-US"/>
        </w:rPr>
        <w:t>polyester mooring for 100 year hurricane loading conditions. The design data used for the analysis is given in this section</w:t>
      </w:r>
    </w:p>
    <w:p w14:paraId="2E209664" w14:textId="77777777" w:rsidR="000F09EC" w:rsidRPr="00444E7E" w:rsidRDefault="000F09EC" w:rsidP="000F09EC">
      <w:pPr>
        <w:pStyle w:val="NormalIndent"/>
      </w:pPr>
    </w:p>
    <w:p w14:paraId="3E9971C0" w14:textId="77777777" w:rsidR="00C04E60" w:rsidRPr="00444E7E" w:rsidRDefault="007D00A6" w:rsidP="006F2A84">
      <w:pPr>
        <w:pStyle w:val="Heading2"/>
      </w:pPr>
      <w:bookmarkStart w:id="59" w:name="_Toc455416067"/>
      <w:r w:rsidRPr="00444E7E">
        <w:t>Codes and Standards</w:t>
      </w:r>
      <w:bookmarkEnd w:id="59"/>
      <w:r w:rsidR="001B15A5" w:rsidRPr="00444E7E">
        <w:t xml:space="preserve"> </w:t>
      </w:r>
    </w:p>
    <w:p w14:paraId="002738DC" w14:textId="77F4A25C" w:rsidR="00AE2A36" w:rsidRPr="00444E7E" w:rsidRDefault="00AE2A36" w:rsidP="00AE2A36">
      <w:pPr>
        <w:pStyle w:val="NormalIndent"/>
      </w:pPr>
      <w:r w:rsidRPr="00444E7E">
        <w:t xml:space="preserve">The codes referred in this report and their usage is summarized in </w:t>
      </w:r>
      <w:r w:rsidRPr="00444E7E">
        <w:fldChar w:fldCharType="begin"/>
      </w:r>
      <w:r w:rsidRPr="00444E7E">
        <w:instrText xml:space="preserve"> REF _Ref438075068 \h </w:instrText>
      </w:r>
      <w:r w:rsidR="00444E7E">
        <w:instrText xml:space="preserve"> \* MERGEFORMAT </w:instrText>
      </w:r>
      <w:r w:rsidRPr="00444E7E">
        <w:fldChar w:fldCharType="separate"/>
      </w:r>
      <w:ins w:id="60" w:author="Author">
        <w:r w:rsidR="009749A4" w:rsidRPr="00444E7E">
          <w:t xml:space="preserve">Table </w:t>
        </w:r>
        <w:r w:rsidR="009749A4">
          <w:rPr>
            <w:noProof/>
          </w:rPr>
          <w:t>1</w:t>
        </w:r>
      </w:ins>
      <w:del w:id="61" w:author="Author">
        <w:r w:rsidRPr="00444E7E" w:rsidDel="009749A4">
          <w:delText xml:space="preserve">Table </w:delText>
        </w:r>
        <w:r w:rsidRPr="00444E7E" w:rsidDel="009749A4">
          <w:rPr>
            <w:noProof/>
          </w:rPr>
          <w:delText>1</w:delText>
        </w:r>
      </w:del>
      <w:r w:rsidRPr="00444E7E">
        <w:fldChar w:fldCharType="end"/>
      </w:r>
      <w:r w:rsidRPr="00444E7E">
        <w:t>.</w:t>
      </w:r>
    </w:p>
    <w:p w14:paraId="7BBCFCBA" w14:textId="77777777" w:rsidR="00AE2A36" w:rsidRPr="00444E7E" w:rsidRDefault="00AE2A36" w:rsidP="00AE2A36">
      <w:pPr>
        <w:pStyle w:val="NormalIndent"/>
      </w:pPr>
    </w:p>
    <w:tbl>
      <w:tblPr>
        <w:tblStyle w:val="TableGrid"/>
        <w:tblW w:w="0" w:type="auto"/>
        <w:tblInd w:w="794" w:type="dxa"/>
        <w:tblLook w:val="04A0" w:firstRow="1" w:lastRow="0" w:firstColumn="1" w:lastColumn="0" w:noHBand="0" w:noVBand="1"/>
      </w:tblPr>
      <w:tblGrid>
        <w:gridCol w:w="2081"/>
        <w:gridCol w:w="5670"/>
        <w:gridCol w:w="1409"/>
      </w:tblGrid>
      <w:tr w:rsidR="00AE2A36" w:rsidRPr="00444E7E" w14:paraId="36ED1408" w14:textId="77777777" w:rsidTr="00D217FA">
        <w:tc>
          <w:tcPr>
            <w:tcW w:w="2081" w:type="dxa"/>
          </w:tcPr>
          <w:p w14:paraId="1C385D3E" w14:textId="77777777" w:rsidR="00AE2A36" w:rsidRPr="00444E7E" w:rsidRDefault="00AE2A36" w:rsidP="00D217FA">
            <w:pPr>
              <w:pStyle w:val="NormalIndent"/>
              <w:ind w:left="0"/>
              <w:rPr>
                <w:b/>
              </w:rPr>
            </w:pPr>
            <w:r w:rsidRPr="00444E7E">
              <w:rPr>
                <w:b/>
              </w:rPr>
              <w:t>Code</w:t>
            </w:r>
          </w:p>
        </w:tc>
        <w:tc>
          <w:tcPr>
            <w:tcW w:w="5670" w:type="dxa"/>
          </w:tcPr>
          <w:p w14:paraId="395DC427" w14:textId="77777777" w:rsidR="00AE2A36" w:rsidRPr="00444E7E" w:rsidRDefault="00AE2A36" w:rsidP="00D217FA">
            <w:pPr>
              <w:pStyle w:val="NormalIndent"/>
              <w:ind w:left="0"/>
              <w:rPr>
                <w:b/>
              </w:rPr>
            </w:pPr>
            <w:r w:rsidRPr="00444E7E">
              <w:rPr>
                <w:b/>
              </w:rPr>
              <w:t>Usage</w:t>
            </w:r>
          </w:p>
        </w:tc>
        <w:tc>
          <w:tcPr>
            <w:tcW w:w="1409" w:type="dxa"/>
          </w:tcPr>
          <w:p w14:paraId="5D3AE196" w14:textId="77777777" w:rsidR="00AE2A36" w:rsidRPr="00444E7E" w:rsidRDefault="00AE2A36" w:rsidP="00D217FA">
            <w:pPr>
              <w:pStyle w:val="NormalIndent"/>
              <w:ind w:left="0"/>
              <w:rPr>
                <w:b/>
              </w:rPr>
            </w:pPr>
            <w:r w:rsidRPr="00444E7E">
              <w:rPr>
                <w:b/>
              </w:rPr>
              <w:t>Reference</w:t>
            </w:r>
          </w:p>
        </w:tc>
      </w:tr>
      <w:tr w:rsidR="00AE2A36" w:rsidRPr="00444E7E" w14:paraId="1596F161" w14:textId="77777777" w:rsidTr="00D217FA">
        <w:tc>
          <w:tcPr>
            <w:tcW w:w="2081" w:type="dxa"/>
          </w:tcPr>
          <w:p w14:paraId="402636E5" w14:textId="27EE5760" w:rsidR="00AE2A36" w:rsidRPr="00444E7E" w:rsidRDefault="00AE2A36" w:rsidP="00AE2A36">
            <w:pPr>
              <w:pStyle w:val="NormalIndent"/>
              <w:ind w:left="0"/>
            </w:pPr>
            <w:r w:rsidRPr="00444E7E">
              <w:t>API RP 2SK</w:t>
            </w:r>
          </w:p>
        </w:tc>
        <w:tc>
          <w:tcPr>
            <w:tcW w:w="5670" w:type="dxa"/>
          </w:tcPr>
          <w:p w14:paraId="1514CDAE" w14:textId="59467F60" w:rsidR="00AE2A36" w:rsidRPr="00444E7E" w:rsidRDefault="001A04E9" w:rsidP="00D217FA">
            <w:pPr>
              <w:pStyle w:val="NormalIndent"/>
              <w:ind w:left="0"/>
            </w:pPr>
            <w:r w:rsidRPr="00444E7E">
              <w:t>Mooring system design criteria</w:t>
            </w:r>
          </w:p>
        </w:tc>
        <w:tc>
          <w:tcPr>
            <w:tcW w:w="1409" w:type="dxa"/>
          </w:tcPr>
          <w:p w14:paraId="5A23418F" w14:textId="77777777" w:rsidR="00AE2A36" w:rsidRPr="00444E7E" w:rsidRDefault="00AE2A36" w:rsidP="00D217FA">
            <w:pPr>
              <w:pStyle w:val="NormalIndent"/>
              <w:ind w:left="0"/>
              <w:jc w:val="center"/>
            </w:pPr>
            <w:r w:rsidRPr="00444E7E">
              <w:fldChar w:fldCharType="begin"/>
            </w:r>
            <w:r w:rsidRPr="00444E7E">
              <w:instrText xml:space="preserve"> REF _Ref437908896 \n \h  \* MERGEFORMAT </w:instrText>
            </w:r>
            <w:r w:rsidRPr="00444E7E">
              <w:fldChar w:fldCharType="separate"/>
            </w:r>
            <w:r w:rsidRPr="00444E7E">
              <w:t>[1]</w:t>
            </w:r>
            <w:r w:rsidRPr="00444E7E">
              <w:fldChar w:fldCharType="end"/>
            </w:r>
          </w:p>
        </w:tc>
      </w:tr>
      <w:tr w:rsidR="00AE2A36" w:rsidRPr="00444E7E" w14:paraId="3E5FB39B" w14:textId="77777777" w:rsidTr="00D217FA">
        <w:tc>
          <w:tcPr>
            <w:tcW w:w="2081" w:type="dxa"/>
          </w:tcPr>
          <w:p w14:paraId="5AB6D554" w14:textId="009D3D2A" w:rsidR="00AE2A36" w:rsidRPr="00444E7E" w:rsidRDefault="00AE2A36" w:rsidP="00AE2A36">
            <w:pPr>
              <w:pStyle w:val="NormalIndent"/>
              <w:ind w:left="0"/>
            </w:pPr>
            <w:r w:rsidRPr="00444E7E">
              <w:t>API-RP-2I</w:t>
            </w:r>
          </w:p>
        </w:tc>
        <w:tc>
          <w:tcPr>
            <w:tcW w:w="5670" w:type="dxa"/>
          </w:tcPr>
          <w:p w14:paraId="3322CF1C" w14:textId="5BC9CA7C" w:rsidR="00AE2A36" w:rsidRPr="00444E7E" w:rsidRDefault="00AE2A36" w:rsidP="00D217FA">
            <w:pPr>
              <w:pStyle w:val="NormalIndent"/>
              <w:ind w:left="0"/>
            </w:pPr>
            <w:r w:rsidRPr="00444E7E">
              <w:t>Ropes and integrity?</w:t>
            </w:r>
          </w:p>
        </w:tc>
        <w:tc>
          <w:tcPr>
            <w:tcW w:w="1409" w:type="dxa"/>
          </w:tcPr>
          <w:p w14:paraId="5970259C" w14:textId="77777777" w:rsidR="00AE2A36" w:rsidRPr="00444E7E" w:rsidRDefault="00AE2A36" w:rsidP="00D217FA">
            <w:pPr>
              <w:pStyle w:val="NormalIndent"/>
              <w:ind w:left="0"/>
              <w:jc w:val="center"/>
            </w:pPr>
            <w:r w:rsidRPr="00444E7E">
              <w:fldChar w:fldCharType="begin"/>
            </w:r>
            <w:r w:rsidRPr="00444E7E">
              <w:instrText xml:space="preserve"> REF _Ref437940555 \n \h  \* MERGEFORMAT </w:instrText>
            </w:r>
            <w:r w:rsidRPr="00444E7E">
              <w:fldChar w:fldCharType="separate"/>
            </w:r>
            <w:r w:rsidRPr="00444E7E">
              <w:t>[2]</w:t>
            </w:r>
            <w:r w:rsidRPr="00444E7E">
              <w:fldChar w:fldCharType="end"/>
            </w:r>
          </w:p>
        </w:tc>
      </w:tr>
      <w:tr w:rsidR="00AE2A36" w:rsidRPr="00444E7E" w14:paraId="0CCAEC75" w14:textId="77777777" w:rsidTr="00D217FA">
        <w:tc>
          <w:tcPr>
            <w:tcW w:w="2081" w:type="dxa"/>
          </w:tcPr>
          <w:p w14:paraId="3C410869" w14:textId="5FDDF7AE" w:rsidR="00AE2A36" w:rsidRPr="00444E7E" w:rsidRDefault="00AE2A36" w:rsidP="00AE2A36">
            <w:pPr>
              <w:pStyle w:val="NormalIndent"/>
              <w:ind w:left="0"/>
            </w:pPr>
            <w:r w:rsidRPr="00444E7E">
              <w:t>API-RP-2MET</w:t>
            </w:r>
          </w:p>
        </w:tc>
        <w:tc>
          <w:tcPr>
            <w:tcW w:w="5670" w:type="dxa"/>
          </w:tcPr>
          <w:p w14:paraId="25EC803C" w14:textId="00915A2C" w:rsidR="00AE2A36" w:rsidRPr="00444E7E" w:rsidRDefault="001A04E9" w:rsidP="00D217FA">
            <w:pPr>
              <w:pStyle w:val="NormalIndent"/>
              <w:ind w:left="0"/>
            </w:pPr>
            <w:r w:rsidRPr="00444E7E">
              <w:t xml:space="preserve">Generic </w:t>
            </w:r>
            <w:proofErr w:type="spellStart"/>
            <w:r w:rsidR="00AE2A36" w:rsidRPr="00444E7E">
              <w:t>Metocean</w:t>
            </w:r>
            <w:proofErr w:type="spellEnd"/>
            <w:r w:rsidR="00AE2A36" w:rsidRPr="00444E7E">
              <w:t xml:space="preserve"> data for analysis</w:t>
            </w:r>
          </w:p>
        </w:tc>
        <w:tc>
          <w:tcPr>
            <w:tcW w:w="1409" w:type="dxa"/>
          </w:tcPr>
          <w:p w14:paraId="7D003A56" w14:textId="77777777" w:rsidR="00AE2A36" w:rsidRPr="00444E7E" w:rsidRDefault="00AE2A36" w:rsidP="00D217FA">
            <w:pPr>
              <w:pStyle w:val="NormalIndent"/>
              <w:ind w:left="0"/>
              <w:jc w:val="center"/>
            </w:pPr>
          </w:p>
        </w:tc>
      </w:tr>
    </w:tbl>
    <w:p w14:paraId="19FF1D8E" w14:textId="77777777" w:rsidR="00AE2A36" w:rsidRPr="00444E7E" w:rsidRDefault="00AE2A36" w:rsidP="00AE2A36">
      <w:pPr>
        <w:pStyle w:val="Caption"/>
      </w:pPr>
      <w:bookmarkStart w:id="62" w:name="_Ref438075068"/>
      <w:r w:rsidRPr="00444E7E">
        <w:t xml:space="preserve">Table </w:t>
      </w:r>
      <w:r w:rsidRPr="00444E7E">
        <w:fldChar w:fldCharType="begin"/>
      </w:r>
      <w:r w:rsidRPr="00444E7E">
        <w:instrText xml:space="preserve"> SEQ Table \* ARABIC </w:instrText>
      </w:r>
      <w:r w:rsidRPr="00444E7E">
        <w:fldChar w:fldCharType="separate"/>
      </w:r>
      <w:r w:rsidR="00611D6E">
        <w:rPr>
          <w:noProof/>
        </w:rPr>
        <w:t>1</w:t>
      </w:r>
      <w:r w:rsidRPr="00444E7E">
        <w:fldChar w:fldCharType="end"/>
      </w:r>
      <w:bookmarkEnd w:id="62"/>
      <w:r w:rsidRPr="00444E7E">
        <w:t xml:space="preserve"> – Codes and Usage</w:t>
      </w:r>
    </w:p>
    <w:p w14:paraId="1F4F120C" w14:textId="77777777" w:rsidR="000F09EC" w:rsidRPr="00444E7E" w:rsidRDefault="000F09EC" w:rsidP="007D00A6">
      <w:pPr>
        <w:pStyle w:val="NormalIndent"/>
      </w:pPr>
    </w:p>
    <w:p w14:paraId="0D35A605" w14:textId="4629C458" w:rsidR="002D21A3" w:rsidRPr="00444E7E" w:rsidRDefault="002D21A3" w:rsidP="002D21A3">
      <w:pPr>
        <w:pStyle w:val="Heading2"/>
        <w:rPr>
          <w:lang w:val="en-IN"/>
        </w:rPr>
      </w:pPr>
      <w:bookmarkStart w:id="63" w:name="_Toc455416068"/>
      <w:r w:rsidRPr="00444E7E">
        <w:rPr>
          <w:lang w:val="en-IN"/>
        </w:rPr>
        <w:t>Water Depth</w:t>
      </w:r>
      <w:bookmarkEnd w:id="63"/>
    </w:p>
    <w:p w14:paraId="04D8D37A" w14:textId="7C22D8BC" w:rsidR="002D21A3" w:rsidRPr="00444E7E" w:rsidRDefault="002D21A3" w:rsidP="007D00A6">
      <w:pPr>
        <w:pStyle w:val="NormalIndent"/>
      </w:pPr>
      <w:r w:rsidRPr="00444E7E">
        <w:t xml:space="preserve">The </w:t>
      </w:r>
      <w:r w:rsidR="00CC55A1" w:rsidRPr="00444E7E">
        <w:t xml:space="preserve">water depth used for the analysis is 6000 </w:t>
      </w:r>
      <w:proofErr w:type="spellStart"/>
      <w:proofErr w:type="gramStart"/>
      <w:r w:rsidR="00CC55A1" w:rsidRPr="00444E7E">
        <w:t>ft</w:t>
      </w:r>
      <w:proofErr w:type="spellEnd"/>
      <w:r w:rsidR="00EC677C" w:rsidRPr="00444E7E">
        <w:t>(</w:t>
      </w:r>
      <w:proofErr w:type="gramEnd"/>
      <w:r w:rsidR="00EC677C" w:rsidRPr="00444E7E">
        <w:t>1828m)</w:t>
      </w:r>
      <w:r w:rsidRPr="00444E7E">
        <w:t>. No tidal variation is considered for this analysis.</w:t>
      </w:r>
    </w:p>
    <w:p w14:paraId="4B5E424E" w14:textId="77777777" w:rsidR="002D21A3" w:rsidRPr="00444E7E" w:rsidRDefault="002D21A3" w:rsidP="007D00A6">
      <w:pPr>
        <w:pStyle w:val="NormalIndent"/>
      </w:pPr>
    </w:p>
    <w:p w14:paraId="58194526" w14:textId="037C92E4" w:rsidR="00CB6B2C" w:rsidRDefault="00CB6B2C" w:rsidP="008F37A8">
      <w:pPr>
        <w:pStyle w:val="Heading2"/>
        <w:rPr>
          <w:ins w:id="64" w:author="Author"/>
          <w:lang w:val="en-IN"/>
        </w:rPr>
      </w:pPr>
      <w:bookmarkStart w:id="65" w:name="_Toc455416069"/>
      <w:r w:rsidRPr="00444E7E">
        <w:rPr>
          <w:lang w:val="en-IN"/>
        </w:rPr>
        <w:t>Environmental Data</w:t>
      </w:r>
      <w:bookmarkEnd w:id="65"/>
    </w:p>
    <w:p w14:paraId="11F4F28D" w14:textId="77777777" w:rsidR="0076761B" w:rsidRPr="00444E7E" w:rsidRDefault="0076761B" w:rsidP="0076761B">
      <w:pPr>
        <w:pStyle w:val="NormalIndent"/>
        <w:ind w:left="0"/>
        <w:rPr>
          <w:ins w:id="66" w:author="Author"/>
          <w:lang w:val="en-US"/>
        </w:rPr>
      </w:pPr>
      <w:ins w:id="67" w:author="Author">
        <w:r>
          <w:rPr>
            <w:lang w:val="en-US"/>
          </w:rPr>
          <w:t xml:space="preserve">              </w:t>
        </w:r>
        <w:r w:rsidRPr="00444E7E">
          <w:rPr>
            <w:lang w:val="en-US"/>
          </w:rPr>
          <w:t>Environmental conditions:</w:t>
        </w:r>
      </w:ins>
    </w:p>
    <w:p w14:paraId="7D09B6D4" w14:textId="77777777" w:rsidR="0076761B" w:rsidRPr="00444E7E" w:rsidRDefault="0076761B" w:rsidP="0076761B">
      <w:pPr>
        <w:pStyle w:val="NormalIndent"/>
        <w:rPr>
          <w:ins w:id="68" w:author="Author"/>
          <w:lang w:val="en-US"/>
        </w:rPr>
      </w:pPr>
      <w:ins w:id="69" w:author="Author">
        <w:r w:rsidRPr="00444E7E">
          <w:rPr>
            <w:lang w:val="en-US"/>
          </w:rPr>
          <w:t xml:space="preserve">10 </w:t>
        </w:r>
        <w:proofErr w:type="spellStart"/>
        <w:r w:rsidRPr="00444E7E">
          <w:rPr>
            <w:lang w:val="en-US"/>
          </w:rPr>
          <w:t>yr</w:t>
        </w:r>
        <w:proofErr w:type="spellEnd"/>
        <w:r w:rsidRPr="00444E7E">
          <w:rPr>
            <w:lang w:val="en-US"/>
          </w:rPr>
          <w:t xml:space="preserve"> and 100yr winter storm (with associated current)</w:t>
        </w:r>
      </w:ins>
    </w:p>
    <w:p w14:paraId="78B7D846" w14:textId="77777777" w:rsidR="0076761B" w:rsidRPr="00444E7E" w:rsidRDefault="0076761B" w:rsidP="0076761B">
      <w:pPr>
        <w:pStyle w:val="NormalIndent"/>
        <w:rPr>
          <w:ins w:id="70" w:author="Author"/>
          <w:lang w:val="en-US"/>
        </w:rPr>
      </w:pPr>
      <w:ins w:id="71" w:author="Author">
        <w:r w:rsidRPr="00444E7E">
          <w:rPr>
            <w:lang w:val="en-US"/>
          </w:rPr>
          <w:t xml:space="preserve">10 </w:t>
        </w:r>
        <w:proofErr w:type="spellStart"/>
        <w:r w:rsidRPr="00444E7E">
          <w:rPr>
            <w:lang w:val="en-US"/>
          </w:rPr>
          <w:t>yr</w:t>
        </w:r>
        <w:proofErr w:type="spellEnd"/>
        <w:r w:rsidRPr="00444E7E">
          <w:rPr>
            <w:lang w:val="en-US"/>
          </w:rPr>
          <w:t xml:space="preserve"> and 100yr hurricane (with associated current)</w:t>
        </w:r>
      </w:ins>
    </w:p>
    <w:p w14:paraId="3FF0FFF9" w14:textId="77777777" w:rsidR="0076761B" w:rsidRDefault="0076761B" w:rsidP="0076761B">
      <w:pPr>
        <w:pStyle w:val="NormalIndent"/>
        <w:rPr>
          <w:ins w:id="72" w:author="Author"/>
          <w:lang w:val="en-US"/>
        </w:rPr>
      </w:pPr>
      <w:ins w:id="73" w:author="Author">
        <w:r w:rsidRPr="00444E7E">
          <w:rPr>
            <w:lang w:val="en-US"/>
          </w:rPr>
          <w:t xml:space="preserve">10 </w:t>
        </w:r>
        <w:proofErr w:type="spellStart"/>
        <w:r w:rsidRPr="00444E7E">
          <w:rPr>
            <w:lang w:val="en-US"/>
          </w:rPr>
          <w:t>yr</w:t>
        </w:r>
        <w:proofErr w:type="spellEnd"/>
        <w:r w:rsidRPr="00444E7E">
          <w:rPr>
            <w:lang w:val="en-US"/>
          </w:rPr>
          <w:t xml:space="preserve"> and 100yr loop current conditions (with associated wave)</w:t>
        </w:r>
      </w:ins>
    </w:p>
    <w:p w14:paraId="1C30A9F6" w14:textId="77777777" w:rsidR="0076761B" w:rsidRPr="00C20D6E" w:rsidRDefault="0076761B">
      <w:pPr>
        <w:pStyle w:val="NormalIndent"/>
        <w:rPr>
          <w:lang w:val="en-IN"/>
        </w:rPr>
        <w:pPrChange w:id="74" w:author="Author">
          <w:pPr>
            <w:pStyle w:val="Heading2"/>
          </w:pPr>
        </w:pPrChange>
      </w:pPr>
    </w:p>
    <w:p w14:paraId="5C7EB1EC" w14:textId="3CFD5F32" w:rsidR="00CB6B2C" w:rsidRPr="00444E7E" w:rsidRDefault="001E2DFD" w:rsidP="00CB6B2C">
      <w:pPr>
        <w:pStyle w:val="NormalIndent"/>
        <w:rPr>
          <w:lang w:val="en-IN"/>
        </w:rPr>
      </w:pPr>
      <w:r w:rsidRPr="00444E7E">
        <w:rPr>
          <w:lang w:val="en-IN"/>
        </w:rPr>
        <w:t xml:space="preserve">The </w:t>
      </w:r>
      <w:r w:rsidR="00AC74D7" w:rsidRPr="00444E7E">
        <w:rPr>
          <w:lang w:val="en-IN"/>
        </w:rPr>
        <w:t xml:space="preserve">100 year hurricane </w:t>
      </w:r>
      <w:r w:rsidRPr="00444E7E">
        <w:rPr>
          <w:lang w:val="en-IN"/>
        </w:rPr>
        <w:t xml:space="preserve">wave and </w:t>
      </w:r>
      <w:r w:rsidR="00AC74D7" w:rsidRPr="00444E7E">
        <w:rPr>
          <w:lang w:val="en-IN"/>
        </w:rPr>
        <w:t xml:space="preserve">associated </w:t>
      </w:r>
      <w:r w:rsidRPr="00444E7E">
        <w:rPr>
          <w:lang w:val="en-IN"/>
        </w:rPr>
        <w:t xml:space="preserve">current data used for the analysis is given </w:t>
      </w:r>
      <w:r w:rsidR="00AC74D7" w:rsidRPr="00444E7E">
        <w:rPr>
          <w:lang w:val="en-IN"/>
        </w:rPr>
        <w:t>in this section.</w:t>
      </w:r>
      <w:r w:rsidR="00732478" w:rsidRPr="00444E7E">
        <w:rPr>
          <w:lang w:val="en-IN"/>
        </w:rPr>
        <w:t xml:space="preserve"> The central </w:t>
      </w:r>
      <w:proofErr w:type="spellStart"/>
      <w:r w:rsidR="00732478" w:rsidRPr="00444E7E">
        <w:rPr>
          <w:lang w:val="en-IN"/>
        </w:rPr>
        <w:t>GoM</w:t>
      </w:r>
      <w:proofErr w:type="spellEnd"/>
      <w:r w:rsidR="00732478" w:rsidRPr="00444E7E">
        <w:rPr>
          <w:lang w:val="en-IN"/>
        </w:rPr>
        <w:t xml:space="preserve"> data will be used for analysis.</w:t>
      </w:r>
    </w:p>
    <w:p w14:paraId="7395EBBE" w14:textId="77777777" w:rsidR="00AC74D7" w:rsidRPr="00444E7E" w:rsidRDefault="00AC74D7" w:rsidP="00CB6B2C">
      <w:pPr>
        <w:pStyle w:val="NormalIndent"/>
        <w:rPr>
          <w:lang w:val="en-IN"/>
        </w:rPr>
      </w:pPr>
    </w:p>
    <w:tbl>
      <w:tblPr>
        <w:tblW w:w="6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4"/>
        <w:gridCol w:w="670"/>
        <w:gridCol w:w="1043"/>
        <w:gridCol w:w="1083"/>
      </w:tblGrid>
      <w:tr w:rsidR="00AC74D7" w:rsidRPr="00444E7E" w14:paraId="47568748" w14:textId="77777777" w:rsidTr="00AC74D7">
        <w:trPr>
          <w:trHeight w:val="315"/>
          <w:jc w:val="center"/>
        </w:trPr>
        <w:tc>
          <w:tcPr>
            <w:tcW w:w="6060" w:type="dxa"/>
            <w:gridSpan w:val="4"/>
            <w:shd w:val="clear" w:color="auto" w:fill="auto"/>
            <w:vAlign w:val="center"/>
            <w:hideMark/>
          </w:tcPr>
          <w:p w14:paraId="1EC00397" w14:textId="77777777" w:rsidR="00AC74D7" w:rsidRPr="00444E7E" w:rsidRDefault="00AC74D7" w:rsidP="00AC74D7">
            <w:pPr>
              <w:jc w:val="center"/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>100 year Hurricane</w:t>
            </w:r>
          </w:p>
        </w:tc>
      </w:tr>
      <w:tr w:rsidR="00AC74D7" w:rsidRPr="00444E7E" w14:paraId="64F53ACC" w14:textId="77777777" w:rsidTr="00AC74D7">
        <w:trPr>
          <w:trHeight w:val="630"/>
          <w:jc w:val="center"/>
        </w:trPr>
        <w:tc>
          <w:tcPr>
            <w:tcW w:w="3264" w:type="dxa"/>
            <w:shd w:val="clear" w:color="auto" w:fill="auto"/>
            <w:vAlign w:val="center"/>
            <w:hideMark/>
          </w:tcPr>
          <w:p w14:paraId="5D909D50" w14:textId="77777777" w:rsidR="00AC74D7" w:rsidRPr="00444E7E" w:rsidRDefault="00AC74D7" w:rsidP="00AC74D7">
            <w:pPr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>Description</w:t>
            </w:r>
          </w:p>
        </w:tc>
        <w:tc>
          <w:tcPr>
            <w:tcW w:w="670" w:type="dxa"/>
            <w:shd w:val="clear" w:color="auto" w:fill="auto"/>
            <w:vAlign w:val="center"/>
            <w:hideMark/>
          </w:tcPr>
          <w:p w14:paraId="0FEFDCD5" w14:textId="77777777" w:rsidR="00AC74D7" w:rsidRPr="00444E7E" w:rsidRDefault="00AC74D7" w:rsidP="00AC74D7">
            <w:pPr>
              <w:jc w:val="center"/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>Unit</w:t>
            </w:r>
          </w:p>
        </w:tc>
        <w:tc>
          <w:tcPr>
            <w:tcW w:w="1043" w:type="dxa"/>
            <w:shd w:val="clear" w:color="auto" w:fill="auto"/>
            <w:vAlign w:val="center"/>
            <w:hideMark/>
          </w:tcPr>
          <w:p w14:paraId="7FF797E3" w14:textId="77777777" w:rsidR="00AC74D7" w:rsidRPr="00444E7E" w:rsidRDefault="00AC74D7" w:rsidP="00AC74D7">
            <w:pPr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 xml:space="preserve">Central </w:t>
            </w:r>
            <w:proofErr w:type="spellStart"/>
            <w:r w:rsidRPr="00444E7E">
              <w:rPr>
                <w:b/>
                <w:bCs/>
                <w:color w:val="000000"/>
                <w:szCs w:val="24"/>
                <w:lang w:val="en-US"/>
              </w:rPr>
              <w:t>GoM</w:t>
            </w:r>
            <w:proofErr w:type="spellEnd"/>
          </w:p>
        </w:tc>
        <w:tc>
          <w:tcPr>
            <w:tcW w:w="1083" w:type="dxa"/>
            <w:shd w:val="clear" w:color="auto" w:fill="auto"/>
            <w:vAlign w:val="center"/>
            <w:hideMark/>
          </w:tcPr>
          <w:p w14:paraId="588AEEBA" w14:textId="77777777" w:rsidR="00AC74D7" w:rsidRPr="00444E7E" w:rsidRDefault="00AC74D7" w:rsidP="00AC74D7">
            <w:pPr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 xml:space="preserve">Western </w:t>
            </w:r>
            <w:proofErr w:type="spellStart"/>
            <w:r w:rsidRPr="00444E7E">
              <w:rPr>
                <w:b/>
                <w:bCs/>
                <w:color w:val="000000"/>
                <w:szCs w:val="24"/>
                <w:lang w:val="en-US"/>
              </w:rPr>
              <w:t>GoM</w:t>
            </w:r>
            <w:proofErr w:type="spellEnd"/>
          </w:p>
        </w:tc>
      </w:tr>
      <w:tr w:rsidR="00A31AE6" w:rsidRPr="00444E7E" w14:paraId="2D50BD39" w14:textId="77777777" w:rsidTr="00AC74D7">
        <w:trPr>
          <w:trHeight w:val="630"/>
          <w:jc w:val="center"/>
        </w:trPr>
        <w:tc>
          <w:tcPr>
            <w:tcW w:w="3264" w:type="dxa"/>
            <w:shd w:val="clear" w:color="auto" w:fill="auto"/>
            <w:vAlign w:val="center"/>
          </w:tcPr>
          <w:p w14:paraId="354D987C" w14:textId="5ED46144" w:rsidR="00A31AE6" w:rsidRPr="009439C8" w:rsidRDefault="00A31AE6" w:rsidP="00AC74D7">
            <w:pPr>
              <w:rPr>
                <w:b/>
                <w:bCs/>
                <w:szCs w:val="24"/>
                <w:lang w:val="en-US"/>
              </w:rPr>
            </w:pPr>
            <w:ins w:id="75" w:author="Author">
              <w:r w:rsidRPr="009439C8">
                <w:rPr>
                  <w:b/>
                  <w:bCs/>
                  <w:szCs w:val="24"/>
                  <w:lang w:val="en-US"/>
                </w:rPr>
                <w:t>Wind</w:t>
              </w:r>
              <w:r w:rsidR="00364DA7" w:rsidRPr="009439C8">
                <w:rPr>
                  <w:b/>
                  <w:bCs/>
                  <w:szCs w:val="24"/>
                  <w:lang w:val="en-US"/>
                </w:rPr>
                <w:t xml:space="preserve"> Speed</w:t>
              </w:r>
              <w:r w:rsidRPr="009439C8">
                <w:rPr>
                  <w:b/>
                  <w:bCs/>
                  <w:szCs w:val="24"/>
                  <w:lang w:val="en-US"/>
                </w:rPr>
                <w:t xml:space="preserve"> </w:t>
              </w:r>
              <w:r w:rsidR="00EE5EA6" w:rsidRPr="009439C8">
                <w:rPr>
                  <w:b/>
                  <w:bCs/>
                  <w:szCs w:val="24"/>
                  <w:lang w:val="en-US"/>
                </w:rPr>
                <w:t xml:space="preserve">, </w:t>
              </w:r>
              <w:proofErr w:type="spellStart"/>
              <w:r w:rsidR="00EE5EA6" w:rsidRPr="009439C8">
                <w:rPr>
                  <w:b/>
                  <w:bCs/>
                  <w:szCs w:val="24"/>
                  <w:lang w:val="en-US"/>
                </w:rPr>
                <w:t>Ws</w:t>
              </w:r>
            </w:ins>
            <w:proofErr w:type="spellEnd"/>
          </w:p>
        </w:tc>
        <w:tc>
          <w:tcPr>
            <w:tcW w:w="670" w:type="dxa"/>
            <w:shd w:val="clear" w:color="auto" w:fill="auto"/>
            <w:vAlign w:val="center"/>
          </w:tcPr>
          <w:p w14:paraId="7CDFAF80" w14:textId="55D70CB4" w:rsidR="00A31AE6" w:rsidRPr="005D1A8A" w:rsidRDefault="00A31AE6" w:rsidP="00AC74D7">
            <w:pPr>
              <w:jc w:val="center"/>
              <w:rPr>
                <w:bCs/>
                <w:szCs w:val="24"/>
                <w:lang w:val="en-US"/>
              </w:rPr>
            </w:pPr>
            <w:ins w:id="76" w:author="Author">
              <w:r w:rsidRPr="005D1A8A">
                <w:rPr>
                  <w:bCs/>
                  <w:szCs w:val="24"/>
                  <w:lang w:val="en-US"/>
                </w:rPr>
                <w:t>m/s</w:t>
              </w:r>
            </w:ins>
          </w:p>
        </w:tc>
        <w:tc>
          <w:tcPr>
            <w:tcW w:w="1043" w:type="dxa"/>
            <w:shd w:val="clear" w:color="auto" w:fill="auto"/>
            <w:vAlign w:val="center"/>
          </w:tcPr>
          <w:p w14:paraId="2C5CB544" w14:textId="677F8C2F" w:rsidR="00A31AE6" w:rsidRPr="005D1A8A" w:rsidRDefault="00EE5EA6" w:rsidP="005D1A8A">
            <w:pPr>
              <w:rPr>
                <w:bCs/>
                <w:szCs w:val="24"/>
                <w:lang w:val="en-US"/>
              </w:rPr>
            </w:pPr>
            <w:ins w:id="77" w:author="Author">
              <w:r w:rsidRPr="005D1A8A">
                <w:rPr>
                  <w:bCs/>
                  <w:szCs w:val="24"/>
                  <w:lang w:val="en-US"/>
                </w:rPr>
                <w:t>54.5</w:t>
              </w:r>
            </w:ins>
          </w:p>
        </w:tc>
        <w:tc>
          <w:tcPr>
            <w:tcW w:w="1083" w:type="dxa"/>
            <w:shd w:val="clear" w:color="auto" w:fill="auto"/>
            <w:vAlign w:val="center"/>
          </w:tcPr>
          <w:p w14:paraId="7BA2BD9A" w14:textId="125EE4C1" w:rsidR="00A31AE6" w:rsidRPr="005D1A8A" w:rsidRDefault="00EE5EA6" w:rsidP="005D1A8A">
            <w:pPr>
              <w:rPr>
                <w:bCs/>
                <w:szCs w:val="24"/>
                <w:lang w:val="en-US"/>
              </w:rPr>
            </w:pPr>
            <w:ins w:id="78" w:author="Author">
              <w:r w:rsidRPr="005D1A8A">
                <w:rPr>
                  <w:bCs/>
                  <w:szCs w:val="24"/>
                  <w:lang w:val="en-US"/>
                </w:rPr>
                <w:t>54.5</w:t>
              </w:r>
            </w:ins>
          </w:p>
        </w:tc>
      </w:tr>
      <w:tr w:rsidR="00AC74D7" w:rsidRPr="00444E7E" w14:paraId="423FAEFE" w14:textId="77777777" w:rsidTr="00AC74D7">
        <w:trPr>
          <w:trHeight w:val="345"/>
          <w:jc w:val="center"/>
        </w:trPr>
        <w:tc>
          <w:tcPr>
            <w:tcW w:w="3264" w:type="dxa"/>
            <w:shd w:val="clear" w:color="auto" w:fill="auto"/>
            <w:vAlign w:val="center"/>
            <w:hideMark/>
          </w:tcPr>
          <w:p w14:paraId="2EDD8D29" w14:textId="77777777" w:rsidR="00AC74D7" w:rsidRPr="009439C8" w:rsidRDefault="00AC74D7" w:rsidP="00AC74D7">
            <w:pPr>
              <w:rPr>
                <w:b/>
                <w:bCs/>
                <w:szCs w:val="24"/>
                <w:lang w:val="en-US"/>
              </w:rPr>
            </w:pPr>
            <w:r w:rsidRPr="009439C8">
              <w:rPr>
                <w:b/>
                <w:bCs/>
                <w:szCs w:val="24"/>
                <w:lang w:val="en-US"/>
              </w:rPr>
              <w:t>Significant wave height, H</w:t>
            </w:r>
            <w:r w:rsidRPr="009439C8">
              <w:rPr>
                <w:b/>
                <w:bCs/>
                <w:szCs w:val="24"/>
                <w:vertAlign w:val="subscript"/>
                <w:lang w:val="en-US"/>
              </w:rPr>
              <w:t>s</w:t>
            </w:r>
          </w:p>
        </w:tc>
        <w:tc>
          <w:tcPr>
            <w:tcW w:w="670" w:type="dxa"/>
            <w:shd w:val="clear" w:color="auto" w:fill="auto"/>
            <w:vAlign w:val="center"/>
            <w:hideMark/>
          </w:tcPr>
          <w:p w14:paraId="047D2AB3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m</w:t>
            </w:r>
          </w:p>
        </w:tc>
        <w:tc>
          <w:tcPr>
            <w:tcW w:w="1043" w:type="dxa"/>
            <w:shd w:val="clear" w:color="auto" w:fill="auto"/>
            <w:vAlign w:val="center"/>
            <w:hideMark/>
          </w:tcPr>
          <w:p w14:paraId="50DBCF79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15.8</w:t>
            </w:r>
          </w:p>
        </w:tc>
        <w:tc>
          <w:tcPr>
            <w:tcW w:w="1083" w:type="dxa"/>
            <w:shd w:val="clear" w:color="auto" w:fill="auto"/>
            <w:vAlign w:val="center"/>
            <w:hideMark/>
          </w:tcPr>
          <w:p w14:paraId="1BB32283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14.0</w:t>
            </w:r>
          </w:p>
        </w:tc>
      </w:tr>
      <w:tr w:rsidR="00AC74D7" w:rsidRPr="00444E7E" w14:paraId="7D0940FC" w14:textId="77777777" w:rsidTr="00AC74D7">
        <w:trPr>
          <w:trHeight w:val="345"/>
          <w:jc w:val="center"/>
        </w:trPr>
        <w:tc>
          <w:tcPr>
            <w:tcW w:w="3264" w:type="dxa"/>
            <w:shd w:val="clear" w:color="auto" w:fill="auto"/>
            <w:vAlign w:val="center"/>
            <w:hideMark/>
          </w:tcPr>
          <w:p w14:paraId="202910FB" w14:textId="77777777" w:rsidR="00AC74D7" w:rsidRPr="009439C8" w:rsidRDefault="00AC74D7" w:rsidP="00AC74D7">
            <w:pPr>
              <w:rPr>
                <w:b/>
                <w:bCs/>
                <w:szCs w:val="24"/>
                <w:lang w:val="en-US"/>
              </w:rPr>
            </w:pPr>
            <w:r w:rsidRPr="009439C8">
              <w:rPr>
                <w:b/>
                <w:bCs/>
                <w:szCs w:val="24"/>
                <w:lang w:val="en-US"/>
              </w:rPr>
              <w:t xml:space="preserve">Maximum Wave Height, </w:t>
            </w:r>
            <w:proofErr w:type="spellStart"/>
            <w:r w:rsidRPr="009439C8">
              <w:rPr>
                <w:b/>
                <w:bCs/>
                <w:szCs w:val="24"/>
                <w:lang w:val="en-US"/>
              </w:rPr>
              <w:t>H</w:t>
            </w:r>
            <w:r w:rsidRPr="009439C8">
              <w:rPr>
                <w:b/>
                <w:bCs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670" w:type="dxa"/>
            <w:shd w:val="clear" w:color="auto" w:fill="auto"/>
            <w:vAlign w:val="center"/>
            <w:hideMark/>
          </w:tcPr>
          <w:p w14:paraId="627D2454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m</w:t>
            </w:r>
          </w:p>
        </w:tc>
        <w:tc>
          <w:tcPr>
            <w:tcW w:w="1043" w:type="dxa"/>
            <w:shd w:val="clear" w:color="auto" w:fill="auto"/>
            <w:vAlign w:val="center"/>
            <w:hideMark/>
          </w:tcPr>
          <w:p w14:paraId="75E79EBA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27.9</w:t>
            </w:r>
          </w:p>
        </w:tc>
        <w:tc>
          <w:tcPr>
            <w:tcW w:w="1083" w:type="dxa"/>
            <w:shd w:val="clear" w:color="auto" w:fill="auto"/>
            <w:vAlign w:val="center"/>
            <w:hideMark/>
          </w:tcPr>
          <w:p w14:paraId="51C13B35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24.7</w:t>
            </w:r>
          </w:p>
        </w:tc>
      </w:tr>
      <w:tr w:rsidR="00AC74D7" w:rsidRPr="00444E7E" w14:paraId="05390906" w14:textId="77777777" w:rsidTr="00AC74D7">
        <w:trPr>
          <w:trHeight w:val="315"/>
          <w:jc w:val="center"/>
        </w:trPr>
        <w:tc>
          <w:tcPr>
            <w:tcW w:w="3264" w:type="dxa"/>
            <w:shd w:val="clear" w:color="auto" w:fill="auto"/>
            <w:vAlign w:val="center"/>
            <w:hideMark/>
          </w:tcPr>
          <w:p w14:paraId="670EF07E" w14:textId="77777777" w:rsidR="00AC74D7" w:rsidRPr="009439C8" w:rsidRDefault="00AC74D7" w:rsidP="00AC74D7">
            <w:pPr>
              <w:rPr>
                <w:b/>
                <w:bCs/>
                <w:szCs w:val="24"/>
                <w:lang w:val="en-US"/>
              </w:rPr>
            </w:pPr>
            <w:r w:rsidRPr="009439C8">
              <w:rPr>
                <w:b/>
                <w:bCs/>
                <w:szCs w:val="24"/>
                <w:lang w:val="en-US"/>
              </w:rPr>
              <w:t>Maximum Crest Elevation</w:t>
            </w:r>
          </w:p>
        </w:tc>
        <w:tc>
          <w:tcPr>
            <w:tcW w:w="670" w:type="dxa"/>
            <w:shd w:val="clear" w:color="auto" w:fill="auto"/>
            <w:vAlign w:val="center"/>
            <w:hideMark/>
          </w:tcPr>
          <w:p w14:paraId="432CEFCF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m</w:t>
            </w:r>
          </w:p>
        </w:tc>
        <w:tc>
          <w:tcPr>
            <w:tcW w:w="1043" w:type="dxa"/>
            <w:shd w:val="clear" w:color="auto" w:fill="auto"/>
            <w:vAlign w:val="center"/>
            <w:hideMark/>
          </w:tcPr>
          <w:p w14:paraId="2DF8B077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18.1</w:t>
            </w:r>
          </w:p>
        </w:tc>
        <w:tc>
          <w:tcPr>
            <w:tcW w:w="1083" w:type="dxa"/>
            <w:shd w:val="clear" w:color="auto" w:fill="auto"/>
            <w:vAlign w:val="center"/>
            <w:hideMark/>
          </w:tcPr>
          <w:p w14:paraId="38969E05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159.9</w:t>
            </w:r>
          </w:p>
        </w:tc>
      </w:tr>
      <w:tr w:rsidR="00AC74D7" w:rsidRPr="00444E7E" w14:paraId="318B82A0" w14:textId="77777777" w:rsidTr="00AC74D7">
        <w:trPr>
          <w:trHeight w:val="345"/>
          <w:jc w:val="center"/>
        </w:trPr>
        <w:tc>
          <w:tcPr>
            <w:tcW w:w="3264" w:type="dxa"/>
            <w:shd w:val="clear" w:color="auto" w:fill="auto"/>
            <w:vAlign w:val="center"/>
            <w:hideMark/>
          </w:tcPr>
          <w:p w14:paraId="781BF189" w14:textId="77777777" w:rsidR="00AC74D7" w:rsidRPr="009439C8" w:rsidRDefault="00AC74D7" w:rsidP="00AC74D7">
            <w:pPr>
              <w:rPr>
                <w:b/>
                <w:bCs/>
                <w:szCs w:val="24"/>
                <w:lang w:val="en-US"/>
              </w:rPr>
            </w:pPr>
            <w:r w:rsidRPr="009439C8">
              <w:rPr>
                <w:b/>
                <w:bCs/>
                <w:szCs w:val="24"/>
                <w:lang w:val="en-US"/>
              </w:rPr>
              <w:t>Peak Spectral Period, T</w:t>
            </w:r>
            <w:r w:rsidRPr="009439C8">
              <w:rPr>
                <w:b/>
                <w:bCs/>
                <w:szCs w:val="24"/>
                <w:vertAlign w:val="subscript"/>
                <w:lang w:val="en-US"/>
              </w:rPr>
              <w:t>P</w:t>
            </w:r>
          </w:p>
        </w:tc>
        <w:tc>
          <w:tcPr>
            <w:tcW w:w="670" w:type="dxa"/>
            <w:shd w:val="clear" w:color="auto" w:fill="auto"/>
            <w:vAlign w:val="center"/>
            <w:hideMark/>
          </w:tcPr>
          <w:p w14:paraId="630E041C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s</w:t>
            </w:r>
          </w:p>
        </w:tc>
        <w:tc>
          <w:tcPr>
            <w:tcW w:w="1043" w:type="dxa"/>
            <w:shd w:val="clear" w:color="auto" w:fill="auto"/>
            <w:vAlign w:val="center"/>
            <w:hideMark/>
          </w:tcPr>
          <w:p w14:paraId="2BC0A361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15.4</w:t>
            </w:r>
          </w:p>
        </w:tc>
        <w:tc>
          <w:tcPr>
            <w:tcW w:w="1083" w:type="dxa"/>
            <w:shd w:val="clear" w:color="auto" w:fill="auto"/>
            <w:vAlign w:val="center"/>
            <w:hideMark/>
          </w:tcPr>
          <w:p w14:paraId="184887B9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15.2</w:t>
            </w:r>
          </w:p>
        </w:tc>
      </w:tr>
      <w:tr w:rsidR="00AC74D7" w:rsidRPr="00444E7E" w14:paraId="39A26E6F" w14:textId="77777777" w:rsidTr="00AC74D7">
        <w:trPr>
          <w:trHeight w:val="345"/>
          <w:jc w:val="center"/>
        </w:trPr>
        <w:tc>
          <w:tcPr>
            <w:tcW w:w="3264" w:type="dxa"/>
            <w:shd w:val="clear" w:color="auto" w:fill="auto"/>
            <w:vAlign w:val="center"/>
            <w:hideMark/>
          </w:tcPr>
          <w:p w14:paraId="501EF35D" w14:textId="77777777" w:rsidR="00AC74D7" w:rsidRPr="009439C8" w:rsidRDefault="00AC74D7" w:rsidP="00AC74D7">
            <w:pPr>
              <w:rPr>
                <w:b/>
                <w:bCs/>
                <w:szCs w:val="24"/>
                <w:lang w:val="en-US"/>
              </w:rPr>
            </w:pPr>
            <w:r w:rsidRPr="009439C8">
              <w:rPr>
                <w:b/>
                <w:bCs/>
                <w:szCs w:val="24"/>
                <w:lang w:val="en-US"/>
              </w:rPr>
              <w:t xml:space="preserve">Associated Maximum period, </w:t>
            </w:r>
            <w:proofErr w:type="spellStart"/>
            <w:r w:rsidRPr="009439C8">
              <w:rPr>
                <w:b/>
                <w:bCs/>
                <w:szCs w:val="24"/>
                <w:lang w:val="en-US"/>
              </w:rPr>
              <w:t>T</w:t>
            </w:r>
            <w:r w:rsidRPr="009439C8">
              <w:rPr>
                <w:b/>
                <w:bCs/>
                <w:szCs w:val="24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670" w:type="dxa"/>
            <w:shd w:val="clear" w:color="auto" w:fill="auto"/>
            <w:vAlign w:val="center"/>
            <w:hideMark/>
          </w:tcPr>
          <w:p w14:paraId="4E6B1C50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s</w:t>
            </w:r>
          </w:p>
        </w:tc>
        <w:tc>
          <w:tcPr>
            <w:tcW w:w="1043" w:type="dxa"/>
            <w:shd w:val="clear" w:color="auto" w:fill="auto"/>
            <w:vAlign w:val="center"/>
            <w:hideMark/>
          </w:tcPr>
          <w:p w14:paraId="7E2A079E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13.9</w:t>
            </w:r>
          </w:p>
        </w:tc>
        <w:tc>
          <w:tcPr>
            <w:tcW w:w="1083" w:type="dxa"/>
            <w:shd w:val="clear" w:color="auto" w:fill="auto"/>
            <w:vAlign w:val="center"/>
            <w:hideMark/>
          </w:tcPr>
          <w:p w14:paraId="2D734172" w14:textId="77777777" w:rsidR="00AC74D7" w:rsidRPr="005D1A8A" w:rsidRDefault="00AC74D7" w:rsidP="00AC74D7">
            <w:pPr>
              <w:jc w:val="center"/>
              <w:rPr>
                <w:szCs w:val="24"/>
                <w:lang w:val="en-US"/>
              </w:rPr>
            </w:pPr>
            <w:r w:rsidRPr="005D1A8A">
              <w:rPr>
                <w:szCs w:val="24"/>
                <w:lang w:val="en-US"/>
              </w:rPr>
              <w:t>13.7</w:t>
            </w:r>
          </w:p>
        </w:tc>
      </w:tr>
      <w:tr w:rsidR="00AC74D7" w:rsidRPr="00444E7E" w14:paraId="2D6F830B" w14:textId="77777777" w:rsidTr="00AC74D7">
        <w:trPr>
          <w:trHeight w:val="345"/>
          <w:jc w:val="center"/>
        </w:trPr>
        <w:tc>
          <w:tcPr>
            <w:tcW w:w="3264" w:type="dxa"/>
            <w:shd w:val="clear" w:color="auto" w:fill="auto"/>
            <w:vAlign w:val="center"/>
          </w:tcPr>
          <w:p w14:paraId="2FDA9F49" w14:textId="55AD37E4" w:rsidR="00AC74D7" w:rsidRPr="009439C8" w:rsidRDefault="00AC74D7" w:rsidP="00AC74D7">
            <w:pPr>
              <w:rPr>
                <w:b/>
                <w:bCs/>
                <w:color w:val="000000"/>
                <w:szCs w:val="24"/>
                <w:lang w:val="en-US"/>
              </w:rPr>
            </w:pPr>
            <w:r w:rsidRPr="009439C8">
              <w:rPr>
                <w:b/>
                <w:bCs/>
                <w:color w:val="000000"/>
                <w:szCs w:val="24"/>
                <w:lang w:val="en-US"/>
              </w:rPr>
              <w:t>Wave Type</w:t>
            </w:r>
          </w:p>
        </w:tc>
        <w:tc>
          <w:tcPr>
            <w:tcW w:w="670" w:type="dxa"/>
            <w:shd w:val="clear" w:color="auto" w:fill="auto"/>
            <w:vAlign w:val="center"/>
          </w:tcPr>
          <w:p w14:paraId="711D718F" w14:textId="71460E93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-</w:t>
            </w:r>
          </w:p>
        </w:tc>
        <w:tc>
          <w:tcPr>
            <w:tcW w:w="2126" w:type="dxa"/>
            <w:gridSpan w:val="2"/>
            <w:shd w:val="clear" w:color="auto" w:fill="auto"/>
            <w:vAlign w:val="center"/>
          </w:tcPr>
          <w:p w14:paraId="6AFE00BF" w14:textId="40AD0266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proofErr w:type="spellStart"/>
            <w:r w:rsidRPr="00444E7E">
              <w:rPr>
                <w:color w:val="000000"/>
                <w:szCs w:val="24"/>
                <w:lang w:val="en-US"/>
              </w:rPr>
              <w:t>Jonswap</w:t>
            </w:r>
            <w:proofErr w:type="spellEnd"/>
          </w:p>
        </w:tc>
      </w:tr>
    </w:tbl>
    <w:p w14:paraId="6414C90B" w14:textId="12AB923A" w:rsidR="00AC74D7" w:rsidRPr="00444E7E" w:rsidRDefault="00AC74D7" w:rsidP="00AC74D7">
      <w:pPr>
        <w:pStyle w:val="Caption"/>
        <w:rPr>
          <w:lang w:val="en-IN"/>
        </w:rPr>
      </w:pPr>
      <w:r w:rsidRPr="00444E7E">
        <w:t xml:space="preserve">Table </w:t>
      </w:r>
      <w:r w:rsidRPr="00444E7E">
        <w:fldChar w:fldCharType="begin"/>
      </w:r>
      <w:r w:rsidRPr="00444E7E">
        <w:instrText xml:space="preserve"> SEQ Table \* ARABIC </w:instrText>
      </w:r>
      <w:r w:rsidRPr="00444E7E">
        <w:fldChar w:fldCharType="separate"/>
      </w:r>
      <w:r w:rsidR="00611D6E">
        <w:rPr>
          <w:noProof/>
        </w:rPr>
        <w:t>2</w:t>
      </w:r>
      <w:r w:rsidRPr="00444E7E">
        <w:fldChar w:fldCharType="end"/>
      </w:r>
      <w:r w:rsidRPr="00444E7E">
        <w:t xml:space="preserve"> – 100 Year Hurricane Data</w:t>
      </w:r>
    </w:p>
    <w:p w14:paraId="0C718450" w14:textId="77777777" w:rsidR="00AC74D7" w:rsidRPr="00444E7E" w:rsidRDefault="00AC74D7" w:rsidP="00CB6B2C">
      <w:pPr>
        <w:pStyle w:val="NormalIndent"/>
        <w:rPr>
          <w:lang w:val="en-IN"/>
        </w:rPr>
      </w:pPr>
    </w:p>
    <w:tbl>
      <w:tblPr>
        <w:tblW w:w="3340" w:type="dxa"/>
        <w:jc w:val="center"/>
        <w:tblLook w:val="04A0" w:firstRow="1" w:lastRow="0" w:firstColumn="1" w:lastColumn="0" w:noHBand="0" w:noVBand="1"/>
      </w:tblPr>
      <w:tblGrid>
        <w:gridCol w:w="1178"/>
        <w:gridCol w:w="1079"/>
        <w:gridCol w:w="1083"/>
      </w:tblGrid>
      <w:tr w:rsidR="00AC74D7" w:rsidRPr="00444E7E" w14:paraId="271EC503" w14:textId="77777777" w:rsidTr="00AC74D7">
        <w:trPr>
          <w:trHeight w:val="570"/>
          <w:jc w:val="center"/>
        </w:trPr>
        <w:tc>
          <w:tcPr>
            <w:tcW w:w="33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DAA5FD" w14:textId="77777777" w:rsidR="00AC74D7" w:rsidRPr="00444E7E" w:rsidRDefault="00AC74D7" w:rsidP="00AC74D7">
            <w:pPr>
              <w:jc w:val="center"/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 xml:space="preserve">100 </w:t>
            </w:r>
            <w:proofErr w:type="spellStart"/>
            <w:r w:rsidRPr="00444E7E">
              <w:rPr>
                <w:b/>
                <w:bCs/>
                <w:color w:val="000000"/>
                <w:szCs w:val="24"/>
                <w:lang w:val="en-US"/>
              </w:rPr>
              <w:t>yr</w:t>
            </w:r>
            <w:proofErr w:type="spellEnd"/>
            <w:r w:rsidRPr="00444E7E">
              <w:rPr>
                <w:b/>
                <w:bCs/>
                <w:color w:val="000000"/>
                <w:szCs w:val="24"/>
                <w:lang w:val="en-US"/>
              </w:rPr>
              <w:t xml:space="preserve"> Hurricane - Associated Current</w:t>
            </w:r>
          </w:p>
        </w:tc>
      </w:tr>
      <w:tr w:rsidR="00AC74D7" w:rsidRPr="00444E7E" w14:paraId="5CECBF59" w14:textId="77777777" w:rsidTr="00AC74D7">
        <w:trPr>
          <w:trHeight w:val="638"/>
          <w:jc w:val="center"/>
        </w:trPr>
        <w:tc>
          <w:tcPr>
            <w:tcW w:w="11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8BF5B" w14:textId="77777777" w:rsidR="00AC74D7" w:rsidRPr="00444E7E" w:rsidRDefault="00AC74D7" w:rsidP="00AC74D7">
            <w:pPr>
              <w:jc w:val="center"/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>Water Depth (</w:t>
            </w:r>
            <w:proofErr w:type="spellStart"/>
            <w:r w:rsidRPr="00444E7E">
              <w:rPr>
                <w:b/>
                <w:bCs/>
                <w:color w:val="000000"/>
                <w:szCs w:val="24"/>
                <w:lang w:val="en-US"/>
              </w:rPr>
              <w:t>ft</w:t>
            </w:r>
            <w:proofErr w:type="spellEnd"/>
            <w:r w:rsidRPr="00444E7E">
              <w:rPr>
                <w:b/>
                <w:bCs/>
                <w:color w:val="000000"/>
                <w:szCs w:val="24"/>
                <w:lang w:val="en-US"/>
              </w:rPr>
              <w:t>)</w:t>
            </w:r>
          </w:p>
        </w:tc>
        <w:tc>
          <w:tcPr>
            <w:tcW w:w="2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1F9E6" w14:textId="77777777" w:rsidR="00AC74D7" w:rsidRPr="00444E7E" w:rsidRDefault="00AC74D7" w:rsidP="00AC74D7">
            <w:pPr>
              <w:jc w:val="center"/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>Current Speed (knots)</w:t>
            </w:r>
          </w:p>
        </w:tc>
      </w:tr>
      <w:tr w:rsidR="00AC74D7" w:rsidRPr="00444E7E" w14:paraId="4985E0F8" w14:textId="77777777" w:rsidTr="00AC74D7">
        <w:trPr>
          <w:trHeight w:val="645"/>
          <w:jc w:val="center"/>
        </w:trPr>
        <w:tc>
          <w:tcPr>
            <w:tcW w:w="11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5AE86" w14:textId="77777777" w:rsidR="00AC74D7" w:rsidRPr="00444E7E" w:rsidRDefault="00AC74D7" w:rsidP="00AC74D7">
            <w:pPr>
              <w:jc w:val="left"/>
              <w:rPr>
                <w:b/>
                <w:bCs/>
                <w:color w:val="000000"/>
                <w:szCs w:val="24"/>
                <w:lang w:val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50174" w14:textId="77777777" w:rsidR="00AC74D7" w:rsidRPr="00444E7E" w:rsidRDefault="00AC74D7" w:rsidP="00AC74D7">
            <w:pPr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 xml:space="preserve">Central </w:t>
            </w:r>
            <w:proofErr w:type="spellStart"/>
            <w:r w:rsidRPr="00444E7E">
              <w:rPr>
                <w:b/>
                <w:bCs/>
                <w:color w:val="000000"/>
                <w:szCs w:val="24"/>
                <w:lang w:val="en-US"/>
              </w:rPr>
              <w:t>GoM</w:t>
            </w:r>
            <w:proofErr w:type="spellEnd"/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059084" w14:textId="77777777" w:rsidR="00AC74D7" w:rsidRPr="00444E7E" w:rsidRDefault="00AC74D7" w:rsidP="00AC74D7">
            <w:pPr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 xml:space="preserve">Western </w:t>
            </w:r>
            <w:proofErr w:type="spellStart"/>
            <w:r w:rsidRPr="00444E7E">
              <w:rPr>
                <w:b/>
                <w:bCs/>
                <w:color w:val="000000"/>
                <w:szCs w:val="24"/>
                <w:lang w:val="en-US"/>
              </w:rPr>
              <w:t>GoM</w:t>
            </w:r>
            <w:proofErr w:type="spellEnd"/>
          </w:p>
        </w:tc>
      </w:tr>
      <w:tr w:rsidR="00AC74D7" w:rsidRPr="00444E7E" w14:paraId="2AA74F25" w14:textId="77777777" w:rsidTr="00AC74D7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47774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3767C6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4.7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4C71D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3.9</w:t>
            </w:r>
          </w:p>
        </w:tc>
      </w:tr>
      <w:tr w:rsidR="00AC74D7" w:rsidRPr="00444E7E" w14:paraId="38DC3767" w14:textId="77777777" w:rsidTr="00AC74D7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40D57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328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0A6B6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4.7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8615E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3.9</w:t>
            </w:r>
          </w:p>
        </w:tc>
      </w:tr>
      <w:tr w:rsidR="00AC74D7" w:rsidRPr="00444E7E" w14:paraId="11A3C48B" w14:textId="77777777" w:rsidTr="00AC74D7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6459A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3000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E92751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3.2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650BA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2.9</w:t>
            </w:r>
          </w:p>
        </w:tc>
      </w:tr>
      <w:tr w:rsidR="00AC74D7" w:rsidRPr="00444E7E" w14:paraId="77DE4D82" w14:textId="77777777" w:rsidTr="00AC74D7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B7BB39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lastRenderedPageBreak/>
              <w:t>5672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6526B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0.6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4D579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0.6</w:t>
            </w:r>
          </w:p>
        </w:tc>
      </w:tr>
      <w:tr w:rsidR="00AC74D7" w:rsidRPr="00444E7E" w14:paraId="281559E7" w14:textId="77777777" w:rsidTr="00AC74D7">
        <w:trPr>
          <w:trHeight w:val="330"/>
          <w:jc w:val="center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506A2A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6000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05A37F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0.0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5E41F6" w14:textId="77777777" w:rsidR="00AC74D7" w:rsidRPr="00444E7E" w:rsidRDefault="00AC74D7" w:rsidP="00AC74D7">
            <w:pPr>
              <w:jc w:val="center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0.0</w:t>
            </w:r>
          </w:p>
        </w:tc>
      </w:tr>
    </w:tbl>
    <w:p w14:paraId="79EDB851" w14:textId="67BF52AB" w:rsidR="00AC74D7" w:rsidRDefault="00AC74D7" w:rsidP="00AC74D7">
      <w:pPr>
        <w:pStyle w:val="Caption"/>
        <w:rPr>
          <w:ins w:id="79" w:author="Author"/>
        </w:rPr>
      </w:pPr>
      <w:r w:rsidRPr="00444E7E">
        <w:t xml:space="preserve">Table </w:t>
      </w:r>
      <w:r w:rsidRPr="00444E7E">
        <w:fldChar w:fldCharType="begin"/>
      </w:r>
      <w:r w:rsidRPr="00444E7E">
        <w:instrText xml:space="preserve"> SEQ Table \* ARABIC </w:instrText>
      </w:r>
      <w:r w:rsidRPr="00444E7E">
        <w:fldChar w:fldCharType="separate"/>
      </w:r>
      <w:r w:rsidR="00611D6E">
        <w:rPr>
          <w:noProof/>
        </w:rPr>
        <w:t>3</w:t>
      </w:r>
      <w:r w:rsidRPr="00444E7E">
        <w:fldChar w:fldCharType="end"/>
      </w:r>
      <w:r w:rsidRPr="00444E7E">
        <w:t xml:space="preserve"> – </w:t>
      </w:r>
      <w:r w:rsidR="009A3E97" w:rsidRPr="00444E7E">
        <w:t xml:space="preserve">Current </w:t>
      </w:r>
      <w:r w:rsidRPr="00444E7E">
        <w:t xml:space="preserve">Associated </w:t>
      </w:r>
      <w:r w:rsidR="009A3E97" w:rsidRPr="00444E7E">
        <w:t xml:space="preserve">with </w:t>
      </w:r>
      <w:r w:rsidRPr="00444E7E">
        <w:t xml:space="preserve">100 </w:t>
      </w:r>
      <w:proofErr w:type="spellStart"/>
      <w:r w:rsidRPr="00444E7E">
        <w:t>yr</w:t>
      </w:r>
      <w:proofErr w:type="spellEnd"/>
      <w:r w:rsidRPr="00444E7E">
        <w:t xml:space="preserve"> Hurricane </w:t>
      </w:r>
    </w:p>
    <w:p w14:paraId="71D052D8" w14:textId="230E27E0" w:rsidR="00812C9D" w:rsidRPr="00C20D6E" w:rsidRDefault="00812C9D">
      <w:pPr>
        <w:pStyle w:val="NormalIndent"/>
        <w:rPr>
          <w:ins w:id="80" w:author="Author"/>
        </w:rPr>
        <w:pPrChange w:id="81" w:author="Author">
          <w:pPr>
            <w:pStyle w:val="Caption"/>
          </w:pPr>
        </w:pPrChange>
      </w:pPr>
      <w:ins w:id="82" w:author="Author">
        <w:r>
          <w:rPr>
            <w:noProof/>
            <w:lang w:val="en-IN" w:eastAsia="en-IN"/>
          </w:rPr>
          <w:drawing>
            <wp:inline distT="0" distB="0" distL="0" distR="0" wp14:anchorId="71DAB036" wp14:editId="54A6EE3B">
              <wp:extent cx="5675630" cy="2463165"/>
              <wp:effectExtent l="0" t="0" r="127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675630" cy="24631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68405860" w14:textId="4C1180BC" w:rsidR="00812C9D" w:rsidDel="00FC6460" w:rsidRDefault="00812C9D" w:rsidP="00FC6460">
      <w:pPr>
        <w:pStyle w:val="Caption"/>
        <w:rPr>
          <w:ins w:id="83" w:author="Author"/>
          <w:del w:id="84" w:author="Author"/>
        </w:rPr>
      </w:pPr>
      <w:ins w:id="85" w:author="Author">
        <w:r w:rsidRPr="00444E7E">
          <w:t xml:space="preserve">Table </w:t>
        </w:r>
        <w:r>
          <w:t>4</w:t>
        </w:r>
        <w:r w:rsidRPr="00444E7E">
          <w:t xml:space="preserve"> – Current Associated with </w:t>
        </w:r>
        <w:r>
          <w:t xml:space="preserve">100 </w:t>
        </w:r>
        <w:del w:id="86" w:author="Author">
          <w:r w:rsidDel="00FC6460">
            <w:delText xml:space="preserve">yr </w:delText>
          </w:r>
          <w:r w:rsidRPr="00444E7E" w:rsidDel="00FC6460">
            <w:delText xml:space="preserve"> </w:delText>
          </w:r>
          <w:r w:rsidDel="00FC6460">
            <w:delText>&amp;</w:delText>
          </w:r>
        </w:del>
        <w:proofErr w:type="spellStart"/>
        <w:r w:rsidR="00FC6460">
          <w:t>yr</w:t>
        </w:r>
        <w:proofErr w:type="spellEnd"/>
        <w:r w:rsidR="00FC6460">
          <w:t xml:space="preserve"> </w:t>
        </w:r>
        <w:r w:rsidR="00FC6460" w:rsidRPr="00444E7E">
          <w:t>&amp;</w:t>
        </w:r>
        <w:r>
          <w:t xml:space="preserve"> 1000 </w:t>
        </w:r>
        <w:proofErr w:type="spellStart"/>
        <w:r>
          <w:t>yr</w:t>
        </w:r>
        <w:proofErr w:type="spellEnd"/>
        <w:r>
          <w:t xml:space="preserve"> Hurricane</w:t>
        </w:r>
      </w:ins>
    </w:p>
    <w:p w14:paraId="423DBFC9" w14:textId="77777777" w:rsidR="00812C9D" w:rsidDel="00FC6460" w:rsidRDefault="00812C9D">
      <w:pPr>
        <w:pStyle w:val="NormalIndent"/>
        <w:rPr>
          <w:ins w:id="87" w:author="Author"/>
          <w:del w:id="88" w:author="Author"/>
        </w:rPr>
        <w:pPrChange w:id="89" w:author="Author">
          <w:pPr>
            <w:pStyle w:val="Caption"/>
          </w:pPr>
        </w:pPrChange>
      </w:pPr>
    </w:p>
    <w:p w14:paraId="55F34CA6" w14:textId="77777777" w:rsidR="00812C9D" w:rsidRPr="009B2F5F" w:rsidRDefault="00812C9D">
      <w:pPr>
        <w:pStyle w:val="Caption"/>
        <w:rPr>
          <w:rPrChange w:id="90" w:author="Author">
            <w:rPr>
              <w:lang w:val="en-IN"/>
            </w:rPr>
          </w:rPrChange>
        </w:rPr>
      </w:pPr>
    </w:p>
    <w:p w14:paraId="5D1BD45F" w14:textId="77777777" w:rsidR="00CB6B2C" w:rsidRPr="00444E7E" w:rsidRDefault="00CB6B2C" w:rsidP="00CB6B2C">
      <w:pPr>
        <w:pStyle w:val="NormalIndent"/>
        <w:rPr>
          <w:lang w:val="en-IN"/>
        </w:rPr>
      </w:pPr>
    </w:p>
    <w:p w14:paraId="6C785360" w14:textId="6EC3120C" w:rsidR="00CC55A1" w:rsidRPr="00444E7E" w:rsidRDefault="00CC55A1">
      <w:pPr>
        <w:pStyle w:val="Heading1"/>
        <w:rPr>
          <w:lang w:val="en-IN"/>
        </w:rPr>
        <w:pPrChange w:id="91" w:author="Author">
          <w:pPr>
            <w:pStyle w:val="Heading2"/>
          </w:pPr>
        </w:pPrChange>
      </w:pPr>
      <w:bookmarkStart w:id="92" w:name="_Toc455416070"/>
      <w:r w:rsidRPr="00444E7E">
        <w:rPr>
          <w:lang w:val="en-IN"/>
        </w:rPr>
        <w:t>Vessel Data</w:t>
      </w:r>
      <w:bookmarkEnd w:id="92"/>
    </w:p>
    <w:p w14:paraId="026CFFF3" w14:textId="2B02244C" w:rsidR="00C004BE" w:rsidRPr="00444E7E" w:rsidRDefault="00CC55A1" w:rsidP="00FA76C7">
      <w:pPr>
        <w:pStyle w:val="NormalIndent"/>
        <w:rPr>
          <w:lang w:val="en-IN"/>
        </w:rPr>
      </w:pPr>
      <w:r w:rsidRPr="00444E7E">
        <w:rPr>
          <w:lang w:val="en-IN"/>
        </w:rPr>
        <w:t>The vessel data used for the analysis is given in the following subsections</w:t>
      </w:r>
    </w:p>
    <w:p w14:paraId="02F25C7C" w14:textId="77777777" w:rsidR="00C004BE" w:rsidRDefault="00C004BE" w:rsidP="00C004BE">
      <w:pPr>
        <w:pStyle w:val="NormalIndent"/>
        <w:rPr>
          <w:lang w:val="en-IN"/>
        </w:rPr>
      </w:pPr>
    </w:p>
    <w:p w14:paraId="25D1A52D" w14:textId="77777777" w:rsidR="00FF4BBA" w:rsidRPr="006F0A7E" w:rsidRDefault="00FF4BBA" w:rsidP="00FF4BBA">
      <w:pPr>
        <w:pStyle w:val="Heading3"/>
        <w:rPr>
          <w:lang w:val="en-IN"/>
        </w:rPr>
      </w:pPr>
      <w:bookmarkStart w:id="93" w:name="_Toc449420538"/>
      <w:bookmarkStart w:id="94" w:name="_Toc455416071"/>
      <w:r w:rsidRPr="006F0A7E">
        <w:rPr>
          <w:lang w:val="en-US"/>
        </w:rPr>
        <w:lastRenderedPageBreak/>
        <w:t>RAO data</w:t>
      </w:r>
      <w:bookmarkEnd w:id="93"/>
      <w:bookmarkEnd w:id="94"/>
    </w:p>
    <w:p w14:paraId="76BA8344" w14:textId="3E415E32" w:rsidR="00FF4BBA" w:rsidRPr="00592CDC" w:rsidRDefault="00FF4BBA" w:rsidP="00FF4BBA">
      <w:pPr>
        <w:pStyle w:val="NormalIndent"/>
        <w:rPr>
          <w:rPrChange w:id="95" w:author="Author">
            <w:rPr>
              <w:highlight w:val="yellow"/>
            </w:rPr>
          </w:rPrChange>
        </w:rPr>
      </w:pPr>
      <w:r w:rsidRPr="00592CDC">
        <w:rPr>
          <w:noProof/>
          <w:lang w:val="en-IN" w:eastAsia="en-IN"/>
          <w:rPrChange w:id="96" w:author="Author">
            <w:rPr>
              <w:noProof/>
              <w:highlight w:val="yellow"/>
              <w:lang w:val="en-IN" w:eastAsia="en-IN"/>
            </w:rPr>
          </w:rPrChange>
        </w:rPr>
        <w:drawing>
          <wp:inline distT="0" distB="0" distL="0" distR="0" wp14:anchorId="1E4E6ED6" wp14:editId="69A63E2A">
            <wp:extent cx="4860000" cy="3240000"/>
            <wp:effectExtent l="0" t="0" r="0" b="0"/>
            <wp:docPr id="40" name="Pictur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AB253" w14:textId="6F82113F" w:rsidR="00FF4BBA" w:rsidRPr="00592CDC" w:rsidRDefault="00FF4BBA" w:rsidP="00FF4BBA">
      <w:pPr>
        <w:pStyle w:val="Caption"/>
      </w:pPr>
      <w:r w:rsidRPr="00592CDC">
        <w:t xml:space="preserve">Figure </w:t>
      </w:r>
      <w:r w:rsidRPr="00C20D6E">
        <w:fldChar w:fldCharType="begin"/>
      </w:r>
      <w:r w:rsidRPr="00592CDC">
        <w:instrText xml:space="preserve"> SEQ Figure \* ARABIC </w:instrText>
      </w:r>
      <w:r w:rsidRPr="00C20D6E">
        <w:fldChar w:fldCharType="separate"/>
      </w:r>
      <w:r w:rsidR="004B6374">
        <w:rPr>
          <w:noProof/>
        </w:rPr>
        <w:t>1</w:t>
      </w:r>
      <w:r w:rsidRPr="00C20D6E">
        <w:fldChar w:fldCharType="end"/>
      </w:r>
      <w:r w:rsidRPr="00592CDC">
        <w:t xml:space="preserve"> – 0 Degrees RAO’s Amplitude</w:t>
      </w:r>
    </w:p>
    <w:p w14:paraId="08A80647" w14:textId="56848FCD" w:rsidR="00FF4BBA" w:rsidRPr="00592CDC" w:rsidRDefault="00FF4BBA" w:rsidP="00FF4BBA">
      <w:pPr>
        <w:pStyle w:val="NormalIndent"/>
        <w:ind w:hanging="1220"/>
        <w:jc w:val="center"/>
        <w:rPr>
          <w:noProof/>
          <w:lang w:val="en-US"/>
          <w:rPrChange w:id="97" w:author="Author">
            <w:rPr>
              <w:noProof/>
              <w:highlight w:val="yellow"/>
              <w:lang w:val="en-US"/>
            </w:rPr>
          </w:rPrChange>
        </w:rPr>
      </w:pPr>
      <w:r w:rsidRPr="00C20D6E">
        <w:rPr>
          <w:noProof/>
          <w:lang w:val="en-IN" w:eastAsia="en-IN"/>
        </w:rPr>
        <w:drawing>
          <wp:inline distT="0" distB="0" distL="0" distR="0" wp14:anchorId="63E86A72" wp14:editId="368D8DB4">
            <wp:extent cx="4860000" cy="3240000"/>
            <wp:effectExtent l="0" t="0" r="0" b="0"/>
            <wp:docPr id="41" name="Pictur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058977" w14:textId="77777777" w:rsidR="00FF4BBA" w:rsidRPr="00592CDC" w:rsidRDefault="00FF4BBA" w:rsidP="00FF4BBA">
      <w:pPr>
        <w:pStyle w:val="Caption"/>
        <w:rPr>
          <w:noProof/>
          <w:lang w:val="en-US"/>
          <w:rPrChange w:id="98" w:author="Author">
            <w:rPr>
              <w:noProof/>
              <w:highlight w:val="yellow"/>
              <w:lang w:val="en-US"/>
            </w:rPr>
          </w:rPrChange>
        </w:rPr>
      </w:pPr>
      <w:r w:rsidRPr="00592CDC">
        <w:t xml:space="preserve">Figure </w:t>
      </w:r>
      <w:r w:rsidRPr="00C20D6E">
        <w:fldChar w:fldCharType="begin"/>
      </w:r>
      <w:r w:rsidRPr="00592CDC">
        <w:instrText xml:space="preserve"> SEQ Figure \* ARABIC </w:instrText>
      </w:r>
      <w:r w:rsidRPr="00C20D6E">
        <w:fldChar w:fldCharType="separate"/>
      </w:r>
      <w:r w:rsidR="004B6374">
        <w:rPr>
          <w:noProof/>
        </w:rPr>
        <w:t>2</w:t>
      </w:r>
      <w:r w:rsidRPr="00C20D6E">
        <w:fldChar w:fldCharType="end"/>
      </w:r>
      <w:r w:rsidRPr="00592CDC">
        <w:t xml:space="preserve"> – 0 Degrees RAO’s Phase Angles</w:t>
      </w:r>
    </w:p>
    <w:p w14:paraId="3C77727F" w14:textId="2AA8A32F" w:rsidR="00FF4BBA" w:rsidRDefault="009749A4">
      <w:pPr>
        <w:pStyle w:val="NormalIndent"/>
        <w:rPr>
          <w:highlight w:val="yellow"/>
        </w:rPr>
        <w:pPrChange w:id="99" w:author="Author">
          <w:pPr>
            <w:pStyle w:val="NormalIndent"/>
            <w:jc w:val="center"/>
          </w:pPr>
        </w:pPrChange>
      </w:pPr>
      <w:ins w:id="100" w:author="Author">
        <w:r>
          <w:lastRenderedPageBreak/>
          <w:t xml:space="preserve">   </w:t>
        </w:r>
        <w:r w:rsidR="00812C9D">
          <w:rPr>
            <w:noProof/>
            <w:lang w:val="en-IN" w:eastAsia="en-IN"/>
          </w:rPr>
          <w:drawing>
            <wp:inline distT="0" distB="0" distL="0" distR="0" wp14:anchorId="423F08A7" wp14:editId="26A5D3D8">
              <wp:extent cx="4680000" cy="3240000"/>
              <wp:effectExtent l="0" t="0" r="6350" b="0"/>
              <wp:docPr id="25" name="Pictur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6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800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  <w:del w:id="101" w:author="Author">
        <w:r w:rsidR="00FF4BBA" w:rsidRPr="009C4D85" w:rsidDel="00812C9D">
          <w:rPr>
            <w:noProof/>
            <w:lang w:val="en-IN" w:eastAsia="en-IN"/>
          </w:rPr>
          <w:drawing>
            <wp:inline distT="0" distB="0" distL="0" distR="0" wp14:anchorId="070D7B2E" wp14:editId="705601FD">
              <wp:extent cx="4860000" cy="3240000"/>
              <wp:effectExtent l="0" t="0" r="0" b="0"/>
              <wp:docPr id="30" name="Pictur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7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600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del>
    </w:p>
    <w:p w14:paraId="4D704AED" w14:textId="77777777" w:rsidR="00FF4BBA" w:rsidRDefault="00FF4BBA" w:rsidP="00FF4B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3</w:t>
      </w:r>
      <w:r>
        <w:fldChar w:fldCharType="end"/>
      </w:r>
      <w:r>
        <w:t xml:space="preserve"> – 45 Degrees RAO’s Amplitude</w:t>
      </w:r>
    </w:p>
    <w:p w14:paraId="67F7494D" w14:textId="6BB2F230" w:rsidR="00FF4BBA" w:rsidRPr="00B57EC4" w:rsidRDefault="00FF4BBA" w:rsidP="00FF4BBA">
      <w:pPr>
        <w:pStyle w:val="NormalIndent"/>
        <w:ind w:firstLine="624"/>
        <w:rPr>
          <w:highlight w:val="yellow"/>
        </w:rPr>
      </w:pPr>
      <w:r w:rsidRPr="009C4D85">
        <w:rPr>
          <w:noProof/>
          <w:lang w:val="en-IN" w:eastAsia="en-IN"/>
        </w:rPr>
        <w:drawing>
          <wp:inline distT="0" distB="0" distL="0" distR="0" wp14:anchorId="1EF56DC8" wp14:editId="40E0DABC">
            <wp:extent cx="4860000" cy="3240000"/>
            <wp:effectExtent l="0" t="0" r="0" b="0"/>
            <wp:docPr id="29" name="Pictur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C3FBB2" w14:textId="77777777" w:rsidR="00FF4BBA" w:rsidRDefault="00FF4BBA" w:rsidP="00FF4BBA">
      <w:pPr>
        <w:pStyle w:val="Caption"/>
        <w:rPr>
          <w:highlight w:val="yellow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4</w:t>
      </w:r>
      <w:r>
        <w:fldChar w:fldCharType="end"/>
      </w:r>
      <w:r>
        <w:t xml:space="preserve"> - 45 Degrees RAO’s Phase Angles</w:t>
      </w:r>
    </w:p>
    <w:p w14:paraId="3D9BA4A5" w14:textId="77777777" w:rsidR="00FF4BBA" w:rsidRDefault="00FF4BBA" w:rsidP="00FF4BBA">
      <w:pPr>
        <w:pStyle w:val="NormalIndent"/>
        <w:ind w:firstLine="624"/>
        <w:rPr>
          <w:highlight w:val="yellow"/>
        </w:rPr>
      </w:pPr>
      <w:r w:rsidRPr="009C4D85">
        <w:rPr>
          <w:noProof/>
          <w:lang w:val="en-IN" w:eastAsia="en-IN"/>
        </w:rPr>
        <w:lastRenderedPageBreak/>
        <w:drawing>
          <wp:inline distT="0" distB="0" distL="0" distR="0" wp14:anchorId="2309723B" wp14:editId="77F2E7C8">
            <wp:extent cx="4860000" cy="3240000"/>
            <wp:effectExtent l="0" t="0" r="0" b="0"/>
            <wp:docPr id="20" name="Pictur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0824A3" w14:textId="77777777" w:rsidR="00FF4BBA" w:rsidRDefault="00FF4BBA" w:rsidP="00FF4BB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5</w:t>
      </w:r>
      <w:r>
        <w:fldChar w:fldCharType="end"/>
      </w:r>
      <w:r>
        <w:t xml:space="preserve"> - 90 Degrees RAO’s Amplitude</w:t>
      </w:r>
    </w:p>
    <w:p w14:paraId="2E723AC3" w14:textId="77777777" w:rsidR="00FF4BBA" w:rsidRDefault="00FF4BBA" w:rsidP="00FF4BBA">
      <w:pPr>
        <w:pStyle w:val="NormalIndent"/>
        <w:ind w:firstLine="624"/>
        <w:rPr>
          <w:highlight w:val="yellow"/>
        </w:rPr>
      </w:pPr>
      <w:r w:rsidRPr="009C4D85">
        <w:rPr>
          <w:noProof/>
          <w:lang w:val="en-IN" w:eastAsia="en-IN"/>
        </w:rPr>
        <w:drawing>
          <wp:inline distT="0" distB="0" distL="0" distR="0" wp14:anchorId="3201730E" wp14:editId="337DBBE2">
            <wp:extent cx="4860000" cy="3240000"/>
            <wp:effectExtent l="0" t="0" r="0" b="0"/>
            <wp:docPr id="16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5117F" w14:textId="77777777" w:rsidR="00FF4BBA" w:rsidRDefault="00FF4BBA" w:rsidP="00FF4BBA">
      <w:pPr>
        <w:pStyle w:val="Caption"/>
      </w:pPr>
    </w:p>
    <w:p w14:paraId="47BD19FD" w14:textId="77777777" w:rsidR="00FF4BBA" w:rsidRDefault="00FF4BBA" w:rsidP="00FF4BBA">
      <w:pPr>
        <w:pStyle w:val="Caption"/>
        <w:rPr>
          <w:ins w:id="102" w:author="Author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6</w:t>
      </w:r>
      <w:r>
        <w:fldChar w:fldCharType="end"/>
      </w:r>
      <w:r>
        <w:t xml:space="preserve"> - 90 Degrees RAO’s Phase Angles</w:t>
      </w:r>
    </w:p>
    <w:p w14:paraId="567A9E2B" w14:textId="77777777" w:rsidR="001B7919" w:rsidRDefault="001B7919">
      <w:pPr>
        <w:pStyle w:val="NormalIndent"/>
        <w:rPr>
          <w:ins w:id="103" w:author="Author"/>
          <w:highlight w:val="yellow"/>
        </w:rPr>
        <w:pPrChange w:id="104" w:author="Author">
          <w:pPr>
            <w:pStyle w:val="Caption"/>
          </w:pPr>
        </w:pPrChange>
      </w:pPr>
    </w:p>
    <w:p w14:paraId="3912B223" w14:textId="77777777" w:rsidR="001B7919" w:rsidRDefault="001B7919">
      <w:pPr>
        <w:pStyle w:val="NormalIndent"/>
        <w:rPr>
          <w:ins w:id="105" w:author="Author"/>
          <w:highlight w:val="yellow"/>
        </w:rPr>
        <w:pPrChange w:id="106" w:author="Author">
          <w:pPr>
            <w:pStyle w:val="Caption"/>
          </w:pPr>
        </w:pPrChange>
      </w:pPr>
    </w:p>
    <w:p w14:paraId="1D48AC61" w14:textId="77777777" w:rsidR="001B7919" w:rsidRDefault="001B7919">
      <w:pPr>
        <w:pStyle w:val="NormalIndent"/>
        <w:rPr>
          <w:ins w:id="107" w:author="Author"/>
          <w:highlight w:val="yellow"/>
        </w:rPr>
        <w:pPrChange w:id="108" w:author="Author">
          <w:pPr>
            <w:pStyle w:val="Caption"/>
          </w:pPr>
        </w:pPrChange>
      </w:pPr>
    </w:p>
    <w:p w14:paraId="0809B98B" w14:textId="77777777" w:rsidR="001B7919" w:rsidRDefault="001B7919">
      <w:pPr>
        <w:pStyle w:val="NormalIndent"/>
        <w:rPr>
          <w:ins w:id="109" w:author="Author"/>
          <w:highlight w:val="yellow"/>
        </w:rPr>
        <w:pPrChange w:id="110" w:author="Author">
          <w:pPr>
            <w:pStyle w:val="Caption"/>
          </w:pPr>
        </w:pPrChange>
      </w:pPr>
    </w:p>
    <w:p w14:paraId="781FB4BA" w14:textId="77777777" w:rsidR="001B7919" w:rsidRDefault="001B7919">
      <w:pPr>
        <w:pStyle w:val="NormalIndent"/>
        <w:rPr>
          <w:ins w:id="111" w:author="Author"/>
          <w:highlight w:val="yellow"/>
        </w:rPr>
        <w:pPrChange w:id="112" w:author="Author">
          <w:pPr>
            <w:pStyle w:val="Caption"/>
          </w:pPr>
        </w:pPrChange>
      </w:pPr>
    </w:p>
    <w:p w14:paraId="73653C5A" w14:textId="77777777" w:rsidR="001B7919" w:rsidRDefault="001B7919">
      <w:pPr>
        <w:pStyle w:val="NormalIndent"/>
        <w:rPr>
          <w:ins w:id="113" w:author="Author"/>
          <w:highlight w:val="yellow"/>
        </w:rPr>
        <w:pPrChange w:id="114" w:author="Author">
          <w:pPr>
            <w:pStyle w:val="Caption"/>
          </w:pPr>
        </w:pPrChange>
      </w:pPr>
    </w:p>
    <w:p w14:paraId="0DC94168" w14:textId="77777777" w:rsidR="001B7919" w:rsidRDefault="001B7919">
      <w:pPr>
        <w:pStyle w:val="NormalIndent"/>
        <w:rPr>
          <w:ins w:id="115" w:author="Author"/>
          <w:highlight w:val="yellow"/>
        </w:rPr>
        <w:pPrChange w:id="116" w:author="Author">
          <w:pPr>
            <w:pStyle w:val="Caption"/>
          </w:pPr>
        </w:pPrChange>
      </w:pPr>
    </w:p>
    <w:p w14:paraId="7CDEFE3B" w14:textId="77777777" w:rsidR="001B7919" w:rsidRDefault="001B7919">
      <w:pPr>
        <w:pStyle w:val="NormalIndent"/>
        <w:rPr>
          <w:ins w:id="117" w:author="Author"/>
          <w:highlight w:val="yellow"/>
        </w:rPr>
        <w:pPrChange w:id="118" w:author="Author">
          <w:pPr>
            <w:pStyle w:val="Caption"/>
          </w:pPr>
        </w:pPrChange>
      </w:pPr>
    </w:p>
    <w:p w14:paraId="11CC1A44" w14:textId="77777777" w:rsidR="001B7919" w:rsidRDefault="001B7919">
      <w:pPr>
        <w:pStyle w:val="NormalIndent"/>
        <w:rPr>
          <w:ins w:id="119" w:author="Author"/>
          <w:highlight w:val="yellow"/>
        </w:rPr>
        <w:pPrChange w:id="120" w:author="Author">
          <w:pPr>
            <w:pStyle w:val="Caption"/>
          </w:pPr>
        </w:pPrChange>
      </w:pPr>
    </w:p>
    <w:p w14:paraId="5E186DDB" w14:textId="77777777" w:rsidR="001B7919" w:rsidRDefault="001B7919">
      <w:pPr>
        <w:pStyle w:val="NormalIndent"/>
        <w:rPr>
          <w:ins w:id="121" w:author="Author"/>
          <w:highlight w:val="yellow"/>
        </w:rPr>
        <w:pPrChange w:id="122" w:author="Author">
          <w:pPr>
            <w:pStyle w:val="Caption"/>
          </w:pPr>
        </w:pPrChange>
      </w:pPr>
    </w:p>
    <w:p w14:paraId="6A3B4B83" w14:textId="77777777" w:rsidR="001B7919" w:rsidRDefault="001B7919">
      <w:pPr>
        <w:pStyle w:val="NormalIndent"/>
        <w:rPr>
          <w:ins w:id="123" w:author="Author"/>
          <w:highlight w:val="yellow"/>
        </w:rPr>
        <w:pPrChange w:id="124" w:author="Author">
          <w:pPr>
            <w:pStyle w:val="Caption"/>
          </w:pPr>
        </w:pPrChange>
      </w:pPr>
    </w:p>
    <w:p w14:paraId="7FCCE270" w14:textId="77777777" w:rsidR="001B7919" w:rsidRDefault="001B7919">
      <w:pPr>
        <w:pStyle w:val="NormalIndent"/>
        <w:rPr>
          <w:ins w:id="125" w:author="Author"/>
          <w:highlight w:val="yellow"/>
        </w:rPr>
        <w:pPrChange w:id="126" w:author="Author">
          <w:pPr>
            <w:pStyle w:val="Caption"/>
          </w:pPr>
        </w:pPrChange>
      </w:pPr>
    </w:p>
    <w:p w14:paraId="7217DA92" w14:textId="77777777" w:rsidR="001B7919" w:rsidRDefault="001B7919">
      <w:pPr>
        <w:pStyle w:val="NormalIndent"/>
        <w:rPr>
          <w:ins w:id="127" w:author="Author"/>
          <w:highlight w:val="yellow"/>
        </w:rPr>
        <w:pPrChange w:id="128" w:author="Author">
          <w:pPr>
            <w:pStyle w:val="Caption"/>
          </w:pPr>
        </w:pPrChange>
      </w:pPr>
    </w:p>
    <w:p w14:paraId="182904DC" w14:textId="77777777" w:rsidR="001B7919" w:rsidRDefault="001B7919">
      <w:pPr>
        <w:pStyle w:val="NormalIndent"/>
        <w:rPr>
          <w:ins w:id="129" w:author="Author"/>
          <w:highlight w:val="yellow"/>
        </w:rPr>
        <w:pPrChange w:id="130" w:author="Author">
          <w:pPr>
            <w:pStyle w:val="Caption"/>
          </w:pPr>
        </w:pPrChange>
      </w:pPr>
    </w:p>
    <w:p w14:paraId="78AC1C19" w14:textId="77777777" w:rsidR="001B7919" w:rsidRDefault="001B7919">
      <w:pPr>
        <w:pStyle w:val="NormalIndent"/>
        <w:rPr>
          <w:ins w:id="131" w:author="Author"/>
          <w:highlight w:val="yellow"/>
        </w:rPr>
        <w:pPrChange w:id="132" w:author="Author">
          <w:pPr>
            <w:pStyle w:val="Caption"/>
          </w:pPr>
        </w:pPrChange>
      </w:pPr>
    </w:p>
    <w:p w14:paraId="7DBEE36A" w14:textId="77777777" w:rsidR="001B7919" w:rsidRDefault="001B7919">
      <w:pPr>
        <w:pStyle w:val="NormalIndent"/>
        <w:rPr>
          <w:ins w:id="133" w:author="Author"/>
          <w:highlight w:val="yellow"/>
        </w:rPr>
        <w:pPrChange w:id="134" w:author="Author">
          <w:pPr>
            <w:pStyle w:val="Caption"/>
          </w:pPr>
        </w:pPrChange>
      </w:pPr>
    </w:p>
    <w:p w14:paraId="1F274EEC" w14:textId="77777777" w:rsidR="001B7919" w:rsidRDefault="001B7919">
      <w:pPr>
        <w:pStyle w:val="NormalIndent"/>
        <w:rPr>
          <w:ins w:id="135" w:author="Author"/>
          <w:highlight w:val="yellow"/>
        </w:rPr>
        <w:pPrChange w:id="136" w:author="Author">
          <w:pPr>
            <w:pStyle w:val="Caption"/>
          </w:pPr>
        </w:pPrChange>
      </w:pPr>
    </w:p>
    <w:p w14:paraId="420B7F7D" w14:textId="77777777" w:rsidR="001B7919" w:rsidRPr="00C20D6E" w:rsidRDefault="001B7919">
      <w:pPr>
        <w:pStyle w:val="NormalIndent"/>
        <w:rPr>
          <w:highlight w:val="yellow"/>
        </w:rPr>
        <w:pPrChange w:id="137" w:author="Author">
          <w:pPr>
            <w:pStyle w:val="Caption"/>
          </w:pPr>
        </w:pPrChange>
      </w:pPr>
    </w:p>
    <w:p w14:paraId="3C9AEBA2" w14:textId="77777777" w:rsidR="00FF4BBA" w:rsidRDefault="00FF4BBA" w:rsidP="00FF4BBA">
      <w:pPr>
        <w:pStyle w:val="NormalIndent"/>
        <w:jc w:val="center"/>
        <w:rPr>
          <w:highlight w:val="yellow"/>
        </w:rPr>
      </w:pPr>
    </w:p>
    <w:p w14:paraId="75DF9C1F" w14:textId="77777777" w:rsidR="00FF4BBA" w:rsidRPr="00444E7E" w:rsidRDefault="00FF4BBA" w:rsidP="00C004BE">
      <w:pPr>
        <w:pStyle w:val="NormalIndent"/>
        <w:rPr>
          <w:lang w:val="en-IN"/>
        </w:rPr>
      </w:pPr>
    </w:p>
    <w:p w14:paraId="386003A9" w14:textId="77777777" w:rsidR="00C004BE" w:rsidRPr="00444E7E" w:rsidRDefault="00C004BE" w:rsidP="00C004BE">
      <w:pPr>
        <w:pStyle w:val="NormalIndent"/>
        <w:rPr>
          <w:lang w:val="en-IN"/>
        </w:rPr>
      </w:pPr>
    </w:p>
    <w:p w14:paraId="4D60836C" w14:textId="77777777" w:rsidR="008A5C9F" w:rsidRPr="00444E7E" w:rsidRDefault="008A5C9F" w:rsidP="008F37A8">
      <w:pPr>
        <w:pStyle w:val="Heading2"/>
        <w:rPr>
          <w:lang w:val="en-IN"/>
        </w:rPr>
      </w:pPr>
      <w:bookmarkStart w:id="138" w:name="_Toc455416072"/>
      <w:r w:rsidRPr="00444E7E">
        <w:rPr>
          <w:lang w:val="en-US"/>
        </w:rPr>
        <w:t>Force coefficients</w:t>
      </w:r>
      <w:bookmarkEnd w:id="138"/>
    </w:p>
    <w:p w14:paraId="0A9EA758" w14:textId="2877BE66" w:rsidR="008A5C9F" w:rsidRPr="00444E7E" w:rsidRDefault="008A5C9F" w:rsidP="00E830C0">
      <w:pPr>
        <w:pStyle w:val="NormalIndent"/>
        <w:numPr>
          <w:ilvl w:val="0"/>
          <w:numId w:val="22"/>
        </w:numPr>
        <w:rPr>
          <w:lang w:val="en-IN"/>
        </w:rPr>
      </w:pPr>
      <w:r w:rsidRPr="00444E7E">
        <w:rPr>
          <w:lang w:val="en-US"/>
        </w:rPr>
        <w:t>Need to be defined so that the mooring forces can balance these forces</w:t>
      </w:r>
    </w:p>
    <w:p w14:paraId="2C8723C5" w14:textId="14D0139E" w:rsidR="008B6DEE" w:rsidRPr="00444E7E" w:rsidRDefault="006F0A7E" w:rsidP="006F0A7E">
      <w:pPr>
        <w:pStyle w:val="NormalIndent"/>
        <w:ind w:left="1635"/>
        <w:rPr>
          <w:lang w:val="en-US"/>
        </w:rPr>
      </w:pPr>
      <w:r w:rsidRPr="00444E7E">
        <w:rPr>
          <w:lang w:val="en-US"/>
        </w:rPr>
        <w:t xml:space="preserve">          </w:t>
      </w:r>
      <w:r w:rsidR="008A5C9F" w:rsidRPr="00444E7E">
        <w:rPr>
          <w:lang w:val="en-US"/>
        </w:rPr>
        <w:t>Force coefficients are available</w:t>
      </w:r>
    </w:p>
    <w:p w14:paraId="147F1802" w14:textId="77777777" w:rsidR="00A65C37" w:rsidRPr="00444E7E" w:rsidRDefault="00A65C37" w:rsidP="006F0A7E">
      <w:pPr>
        <w:pStyle w:val="NormalIndent"/>
        <w:ind w:left="1635"/>
        <w:rPr>
          <w:lang w:val="en-US"/>
        </w:rPr>
      </w:pPr>
    </w:p>
    <w:p w14:paraId="6AC8D100" w14:textId="4C87A7D5" w:rsidR="00A65C37" w:rsidRPr="00444E7E" w:rsidRDefault="00635647" w:rsidP="006F0A7E">
      <w:pPr>
        <w:pStyle w:val="NormalIndent"/>
        <w:ind w:left="1635"/>
      </w:pPr>
      <w:r w:rsidRPr="00444E7E">
        <w:rPr>
          <w:noProof/>
          <w:lang w:val="en-IN" w:eastAsia="en-IN"/>
        </w:rPr>
        <w:drawing>
          <wp:inline distT="0" distB="0" distL="0" distR="0" wp14:anchorId="59907092" wp14:editId="2E1D741D">
            <wp:extent cx="4860000" cy="3240000"/>
            <wp:effectExtent l="0" t="0" r="0" b="0"/>
            <wp:docPr id="42" name="Pictur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9B38BB" w14:textId="5420AA40" w:rsidR="00A65C37" w:rsidRPr="00444E7E" w:rsidRDefault="00A65C37" w:rsidP="00635647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7</w:t>
      </w:r>
      <w:r w:rsidRPr="00444E7E">
        <w:fldChar w:fldCharType="end"/>
      </w:r>
      <w:r w:rsidRPr="00444E7E">
        <w:t xml:space="preserve"> -Wind Load Draft-20</w:t>
      </w:r>
      <w:r w:rsidR="00635647" w:rsidRPr="00444E7E">
        <w:t xml:space="preserve"> </w:t>
      </w:r>
      <w:r w:rsidRPr="00444E7E">
        <w:t xml:space="preserve">m, Force vs Direction   </w:t>
      </w:r>
    </w:p>
    <w:p w14:paraId="52E5DE41" w14:textId="5C388F11" w:rsidR="00635647" w:rsidRPr="00444E7E" w:rsidRDefault="00635647" w:rsidP="00635647">
      <w:pPr>
        <w:pStyle w:val="Caption"/>
        <w:ind w:left="0" w:firstLine="1701"/>
        <w:jc w:val="both"/>
      </w:pPr>
      <w:r w:rsidRPr="00444E7E">
        <w:rPr>
          <w:noProof/>
          <w:lang w:val="en-IN" w:eastAsia="en-IN"/>
        </w:rPr>
        <w:lastRenderedPageBreak/>
        <w:drawing>
          <wp:inline distT="0" distB="0" distL="0" distR="0" wp14:anchorId="1F342CE5" wp14:editId="7D903249">
            <wp:extent cx="4860000" cy="3240000"/>
            <wp:effectExtent l="0" t="0" r="0" b="0"/>
            <wp:docPr id="43" name="Pictur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D9C0A" w14:textId="384F4541" w:rsidR="00A65C37" w:rsidRPr="00444E7E" w:rsidRDefault="00A65C37" w:rsidP="00635647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8</w:t>
      </w:r>
      <w:r w:rsidRPr="00444E7E">
        <w:fldChar w:fldCharType="end"/>
      </w:r>
      <w:r w:rsidRPr="00444E7E">
        <w:t>- Wind Load Draft-20</w:t>
      </w:r>
      <w:r w:rsidR="00635647" w:rsidRPr="00444E7E">
        <w:t xml:space="preserve"> </w:t>
      </w:r>
      <w:r w:rsidRPr="00444E7E">
        <w:t>m, Moment vs Direction</w:t>
      </w:r>
    </w:p>
    <w:p w14:paraId="05EB41FB" w14:textId="407AF2B1" w:rsidR="00A65C37" w:rsidRPr="00444E7E" w:rsidRDefault="00635647" w:rsidP="00635647">
      <w:pPr>
        <w:pStyle w:val="NormalIndent"/>
        <w:ind w:firstLine="907"/>
      </w:pPr>
      <w:r w:rsidRPr="00444E7E">
        <w:rPr>
          <w:noProof/>
          <w:lang w:val="en-IN" w:eastAsia="en-IN"/>
        </w:rPr>
        <w:drawing>
          <wp:inline distT="0" distB="0" distL="0" distR="0" wp14:anchorId="6A7316AD" wp14:editId="584E8BF4">
            <wp:extent cx="4860000" cy="3240000"/>
            <wp:effectExtent l="0" t="0" r="0" b="0"/>
            <wp:docPr id="44" name="Pictur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0C58B9" w14:textId="623F7A9A" w:rsidR="00A65C37" w:rsidRPr="00444E7E" w:rsidRDefault="00A65C37" w:rsidP="00A65C37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9</w:t>
      </w:r>
      <w:r w:rsidRPr="00444E7E">
        <w:fldChar w:fldCharType="end"/>
      </w:r>
      <w:r w:rsidRPr="00444E7E">
        <w:t xml:space="preserve">- </w:t>
      </w:r>
      <w:r w:rsidR="00AB4B52" w:rsidRPr="00444E7E">
        <w:t>Wind Load Draft-15</w:t>
      </w:r>
      <w:r w:rsidR="00635647" w:rsidRPr="00444E7E">
        <w:t xml:space="preserve"> </w:t>
      </w:r>
      <w:r w:rsidR="00AB4B52" w:rsidRPr="00444E7E">
        <w:t>m, Force vs Direction</w:t>
      </w:r>
    </w:p>
    <w:p w14:paraId="6500B0C9" w14:textId="07679F69" w:rsidR="00AB4B52" w:rsidRPr="00444E7E" w:rsidRDefault="00635647" w:rsidP="00635647">
      <w:pPr>
        <w:pStyle w:val="NormalIndent"/>
        <w:ind w:firstLine="907"/>
      </w:pPr>
      <w:r w:rsidRPr="00444E7E">
        <w:rPr>
          <w:noProof/>
          <w:lang w:val="en-IN" w:eastAsia="en-IN"/>
        </w:rPr>
        <w:lastRenderedPageBreak/>
        <w:drawing>
          <wp:inline distT="0" distB="0" distL="0" distR="0" wp14:anchorId="67BF3598" wp14:editId="5CB95B95">
            <wp:extent cx="4860000" cy="3240000"/>
            <wp:effectExtent l="0" t="0" r="0" b="0"/>
            <wp:docPr id="45" name="Pictur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62BEEE" w14:textId="5C707B85" w:rsidR="00AB4B52" w:rsidRPr="00444E7E" w:rsidRDefault="00AB4B52" w:rsidP="00AB4B52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10</w:t>
      </w:r>
      <w:r w:rsidRPr="00444E7E">
        <w:fldChar w:fldCharType="end"/>
      </w:r>
      <w:r w:rsidRPr="00444E7E">
        <w:t>- Wind Load Draft-15</w:t>
      </w:r>
      <w:r w:rsidR="00635647" w:rsidRPr="00444E7E">
        <w:t xml:space="preserve"> </w:t>
      </w:r>
      <w:r w:rsidRPr="00444E7E">
        <w:t>m, Moment vs Direction</w:t>
      </w:r>
    </w:p>
    <w:p w14:paraId="175D59EC" w14:textId="7892E65B" w:rsidR="00AB4B52" w:rsidRPr="00444E7E" w:rsidRDefault="00AB4B52" w:rsidP="00AB4B52">
      <w:pPr>
        <w:pStyle w:val="NormalIndent"/>
      </w:pPr>
    </w:p>
    <w:p w14:paraId="3CB48FD5" w14:textId="77777777" w:rsidR="00A65C37" w:rsidRPr="00444E7E" w:rsidRDefault="00A65C37" w:rsidP="00A65C37">
      <w:pPr>
        <w:pStyle w:val="NormalIndent"/>
      </w:pPr>
    </w:p>
    <w:p w14:paraId="7F411582" w14:textId="3EDDDE19" w:rsidR="00A65C37" w:rsidRPr="00444E7E" w:rsidRDefault="00635647" w:rsidP="00635647">
      <w:pPr>
        <w:pStyle w:val="NormalIndent"/>
        <w:ind w:firstLine="907"/>
      </w:pPr>
      <w:r w:rsidRPr="00444E7E">
        <w:rPr>
          <w:noProof/>
          <w:lang w:val="en-IN" w:eastAsia="en-IN"/>
        </w:rPr>
        <w:drawing>
          <wp:inline distT="0" distB="0" distL="0" distR="0" wp14:anchorId="5D04D808" wp14:editId="4DFB4822">
            <wp:extent cx="4860000" cy="3240000"/>
            <wp:effectExtent l="0" t="0" r="0" b="0"/>
            <wp:docPr id="46" name="Pictur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6AE2A" w14:textId="653FD237" w:rsidR="00AB4B52" w:rsidRPr="00444E7E" w:rsidRDefault="00AB4B52" w:rsidP="00AB4B52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11</w:t>
      </w:r>
      <w:r w:rsidRPr="00444E7E">
        <w:fldChar w:fldCharType="end"/>
      </w:r>
      <w:r w:rsidRPr="00444E7E">
        <w:t>- Current Load Draft-</w:t>
      </w:r>
      <w:r w:rsidR="00635647" w:rsidRPr="00444E7E">
        <w:t xml:space="preserve">20 </w:t>
      </w:r>
      <w:r w:rsidRPr="00444E7E">
        <w:t>m, Force vs Direction</w:t>
      </w:r>
    </w:p>
    <w:p w14:paraId="251DF19E" w14:textId="77777777" w:rsidR="00AB4B52" w:rsidRPr="00444E7E" w:rsidRDefault="00AB4B52" w:rsidP="00AB4B52">
      <w:pPr>
        <w:pStyle w:val="NormalIndent"/>
      </w:pPr>
    </w:p>
    <w:p w14:paraId="24EE219C" w14:textId="63B163B5" w:rsidR="00AB4B52" w:rsidRPr="00444E7E" w:rsidRDefault="00635647" w:rsidP="00635647">
      <w:pPr>
        <w:pStyle w:val="NormalIndent"/>
        <w:ind w:firstLine="907"/>
      </w:pPr>
      <w:r w:rsidRPr="00444E7E">
        <w:rPr>
          <w:noProof/>
          <w:lang w:val="en-IN" w:eastAsia="en-IN"/>
        </w:rPr>
        <w:lastRenderedPageBreak/>
        <w:drawing>
          <wp:inline distT="0" distB="0" distL="0" distR="0" wp14:anchorId="4B71C3DF" wp14:editId="101E254E">
            <wp:extent cx="4860000" cy="3240000"/>
            <wp:effectExtent l="0" t="0" r="0" b="0"/>
            <wp:docPr id="47" name="Pictur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DF31AE" w14:textId="059FF9D3" w:rsidR="00AB4B52" w:rsidRPr="00444E7E" w:rsidRDefault="00AB4B52" w:rsidP="00AB4B52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12</w:t>
      </w:r>
      <w:r w:rsidRPr="00444E7E">
        <w:fldChar w:fldCharType="end"/>
      </w:r>
      <w:r w:rsidRPr="00444E7E">
        <w:t>-Current Load Draft -</w:t>
      </w:r>
      <w:r w:rsidR="00635647" w:rsidRPr="00444E7E">
        <w:t xml:space="preserve">20 </w:t>
      </w:r>
      <w:r w:rsidRPr="00444E7E">
        <w:t>m, Moment vs Direction</w:t>
      </w:r>
    </w:p>
    <w:p w14:paraId="14431E09" w14:textId="49C81C3D" w:rsidR="00AB4B52" w:rsidRPr="00444E7E" w:rsidRDefault="00635647" w:rsidP="00635647">
      <w:pPr>
        <w:pStyle w:val="NormalIndent"/>
        <w:ind w:firstLine="907"/>
      </w:pPr>
      <w:r w:rsidRPr="00444E7E">
        <w:rPr>
          <w:noProof/>
          <w:lang w:val="en-IN" w:eastAsia="en-IN"/>
        </w:rPr>
        <w:drawing>
          <wp:inline distT="0" distB="0" distL="0" distR="0" wp14:anchorId="2A1BDBF4" wp14:editId="16963726">
            <wp:extent cx="4860000" cy="3240000"/>
            <wp:effectExtent l="0" t="0" r="0" b="0"/>
            <wp:docPr id="48" name="Pictur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19B1F8" w14:textId="4B1F2A20" w:rsidR="00AB4B52" w:rsidRPr="00444E7E" w:rsidRDefault="00AB4B52" w:rsidP="00635647">
      <w:pPr>
        <w:pStyle w:val="Caption"/>
        <w:ind w:firstLine="907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13</w:t>
      </w:r>
      <w:r w:rsidRPr="00444E7E">
        <w:fldChar w:fldCharType="end"/>
      </w:r>
      <w:r w:rsidRPr="00444E7E">
        <w:t>-Current Load Draft-</w:t>
      </w:r>
      <w:r w:rsidR="00635647" w:rsidRPr="00444E7E">
        <w:t xml:space="preserve">15 </w:t>
      </w:r>
      <w:r w:rsidRPr="00444E7E">
        <w:t>m, Force vs Direction</w:t>
      </w:r>
    </w:p>
    <w:p w14:paraId="60F700AF" w14:textId="50579365" w:rsidR="00AB4B52" w:rsidRPr="00444E7E" w:rsidRDefault="00635647" w:rsidP="00635647">
      <w:pPr>
        <w:pStyle w:val="NormalIndent"/>
        <w:ind w:firstLine="907"/>
      </w:pPr>
      <w:r w:rsidRPr="00444E7E">
        <w:rPr>
          <w:noProof/>
          <w:lang w:val="en-IN" w:eastAsia="en-IN"/>
        </w:rPr>
        <w:lastRenderedPageBreak/>
        <w:drawing>
          <wp:inline distT="0" distB="0" distL="0" distR="0" wp14:anchorId="48FC6154" wp14:editId="1BCE77A9">
            <wp:extent cx="4860000" cy="31752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175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78415" w14:textId="2BFE0554" w:rsidR="00AB4B52" w:rsidRPr="00444E7E" w:rsidRDefault="00AB4B52" w:rsidP="00AB4B52">
      <w:pPr>
        <w:pStyle w:val="Caption"/>
      </w:pP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14</w:t>
      </w:r>
      <w:r w:rsidRPr="00444E7E">
        <w:fldChar w:fldCharType="end"/>
      </w:r>
      <w:r w:rsidRPr="00444E7E">
        <w:t>- Current Load Draft-</w:t>
      </w:r>
      <w:r w:rsidR="00635647" w:rsidRPr="00444E7E">
        <w:t xml:space="preserve">15 </w:t>
      </w:r>
      <w:r w:rsidRPr="00444E7E">
        <w:t>m, Moment vs Direction</w:t>
      </w:r>
    </w:p>
    <w:p w14:paraId="77C7CCC0" w14:textId="77777777" w:rsidR="00A65C37" w:rsidRPr="00444E7E" w:rsidRDefault="00A65C37" w:rsidP="00A65C37">
      <w:pPr>
        <w:pStyle w:val="NormalIndent"/>
      </w:pPr>
    </w:p>
    <w:p w14:paraId="287781CC" w14:textId="77777777" w:rsidR="00A65C37" w:rsidRPr="00444E7E" w:rsidRDefault="00A65C37" w:rsidP="00A65C37">
      <w:pPr>
        <w:pStyle w:val="NormalIndent"/>
      </w:pPr>
    </w:p>
    <w:p w14:paraId="0BBB3266" w14:textId="77777777" w:rsidR="00A65C37" w:rsidRPr="00444E7E" w:rsidRDefault="00A65C37" w:rsidP="00A65C37">
      <w:pPr>
        <w:pStyle w:val="NormalIndent"/>
      </w:pPr>
    </w:p>
    <w:p w14:paraId="27892AE1" w14:textId="77777777" w:rsidR="00A65C37" w:rsidRPr="00444E7E" w:rsidRDefault="00A65C37" w:rsidP="00A65C37">
      <w:pPr>
        <w:pStyle w:val="NormalIndent"/>
      </w:pPr>
    </w:p>
    <w:p w14:paraId="24EA91C0" w14:textId="29702F2C" w:rsidR="001C4E32" w:rsidRPr="00444E7E" w:rsidRDefault="001C4E32">
      <w:pPr>
        <w:pStyle w:val="Heading1"/>
        <w:pPrChange w:id="139" w:author="Author">
          <w:pPr>
            <w:pStyle w:val="Heading2"/>
          </w:pPr>
        </w:pPrChange>
      </w:pPr>
      <w:bookmarkStart w:id="140" w:name="_Toc455416073"/>
      <w:bookmarkStart w:id="141" w:name="OLE_LINK3"/>
      <w:bookmarkStart w:id="142" w:name="OLE_LINK4"/>
      <w:bookmarkEnd w:id="32"/>
      <w:bookmarkEnd w:id="33"/>
      <w:r w:rsidRPr="00444E7E">
        <w:t>Water Depth</w:t>
      </w:r>
      <w:bookmarkEnd w:id="140"/>
    </w:p>
    <w:bookmarkEnd w:id="141"/>
    <w:bookmarkEnd w:id="142"/>
    <w:p w14:paraId="7B4F39FA" w14:textId="08CC477D" w:rsidR="001C4E32" w:rsidRDefault="00B8359A">
      <w:pPr>
        <w:pStyle w:val="NormalIndent"/>
        <w:tabs>
          <w:tab w:val="left" w:pos="7853"/>
        </w:tabs>
        <w:rPr>
          <w:ins w:id="143" w:author="Author"/>
        </w:rPr>
        <w:pPrChange w:id="144" w:author="Author">
          <w:pPr>
            <w:pStyle w:val="NormalIndent"/>
          </w:pPr>
        </w:pPrChange>
      </w:pPr>
      <w:r w:rsidRPr="00444E7E">
        <w:t xml:space="preserve">A water </w:t>
      </w:r>
      <w:r w:rsidR="00B455CB" w:rsidRPr="00444E7E">
        <w:t xml:space="preserve">depth of </w:t>
      </w:r>
      <w:r w:rsidRPr="00444E7E">
        <w:t xml:space="preserve">6000 </w:t>
      </w:r>
      <w:r w:rsidR="008F37A8" w:rsidRPr="00444E7E">
        <w:t>ft. (</w:t>
      </w:r>
      <w:r w:rsidR="008B6DEE" w:rsidRPr="00444E7E">
        <w:t>1828 m)</w:t>
      </w:r>
      <w:r w:rsidRPr="00444E7E">
        <w:t xml:space="preserve"> will be assumed for analysis</w:t>
      </w:r>
      <w:r w:rsidR="00B455CB" w:rsidRPr="00444E7E">
        <w:t>.</w:t>
      </w:r>
      <w:r w:rsidRPr="00444E7E">
        <w:t xml:space="preserve"> </w:t>
      </w:r>
      <w:ins w:id="145" w:author="Author">
        <w:r w:rsidR="00FE07BC">
          <w:tab/>
        </w:r>
      </w:ins>
    </w:p>
    <w:p w14:paraId="1FDF47D3" w14:textId="77777777" w:rsidR="00FE07BC" w:rsidRDefault="00FE07BC">
      <w:pPr>
        <w:pStyle w:val="NormalIndent"/>
        <w:tabs>
          <w:tab w:val="left" w:pos="7853"/>
        </w:tabs>
        <w:rPr>
          <w:ins w:id="146" w:author="Author"/>
        </w:rPr>
        <w:pPrChange w:id="147" w:author="Author">
          <w:pPr>
            <w:pStyle w:val="NormalIndent"/>
          </w:pPr>
        </w:pPrChange>
      </w:pPr>
    </w:p>
    <w:p w14:paraId="53D33315" w14:textId="77777777" w:rsidR="00FE07BC" w:rsidRDefault="00FE07BC">
      <w:pPr>
        <w:pStyle w:val="NormalIndent"/>
        <w:tabs>
          <w:tab w:val="left" w:pos="7853"/>
        </w:tabs>
        <w:rPr>
          <w:ins w:id="148" w:author="Author"/>
        </w:rPr>
        <w:pPrChange w:id="149" w:author="Author">
          <w:pPr>
            <w:pStyle w:val="NormalIndent"/>
          </w:pPr>
        </w:pPrChange>
      </w:pPr>
    </w:p>
    <w:p w14:paraId="685B86C4" w14:textId="77777777" w:rsidR="00FE07BC" w:rsidRDefault="00FE07BC">
      <w:pPr>
        <w:pStyle w:val="NormalIndent"/>
        <w:tabs>
          <w:tab w:val="left" w:pos="7853"/>
        </w:tabs>
        <w:rPr>
          <w:ins w:id="150" w:author="Author"/>
        </w:rPr>
        <w:pPrChange w:id="151" w:author="Author">
          <w:pPr>
            <w:pStyle w:val="NormalIndent"/>
          </w:pPr>
        </w:pPrChange>
      </w:pPr>
    </w:p>
    <w:p w14:paraId="1A4DFAC0" w14:textId="77777777" w:rsidR="00FE07BC" w:rsidRDefault="00FE07BC">
      <w:pPr>
        <w:pStyle w:val="NormalIndent"/>
        <w:tabs>
          <w:tab w:val="left" w:pos="7853"/>
        </w:tabs>
        <w:rPr>
          <w:ins w:id="152" w:author="Author"/>
        </w:rPr>
        <w:pPrChange w:id="153" w:author="Author">
          <w:pPr>
            <w:pStyle w:val="NormalIndent"/>
          </w:pPr>
        </w:pPrChange>
      </w:pPr>
    </w:p>
    <w:p w14:paraId="3C9960A8" w14:textId="77777777" w:rsidR="00FE07BC" w:rsidRDefault="00FE07BC">
      <w:pPr>
        <w:pStyle w:val="NormalIndent"/>
        <w:tabs>
          <w:tab w:val="left" w:pos="7853"/>
        </w:tabs>
        <w:rPr>
          <w:ins w:id="154" w:author="Author"/>
        </w:rPr>
        <w:pPrChange w:id="155" w:author="Author">
          <w:pPr>
            <w:pStyle w:val="NormalIndent"/>
          </w:pPr>
        </w:pPrChange>
      </w:pPr>
    </w:p>
    <w:p w14:paraId="631DDCC1" w14:textId="77777777" w:rsidR="00FE07BC" w:rsidRDefault="00FE07BC">
      <w:pPr>
        <w:pStyle w:val="NormalIndent"/>
        <w:tabs>
          <w:tab w:val="left" w:pos="7853"/>
        </w:tabs>
        <w:rPr>
          <w:ins w:id="156" w:author="Author"/>
        </w:rPr>
        <w:pPrChange w:id="157" w:author="Author">
          <w:pPr>
            <w:pStyle w:val="NormalIndent"/>
          </w:pPr>
        </w:pPrChange>
      </w:pPr>
    </w:p>
    <w:p w14:paraId="0BAABC25" w14:textId="77777777" w:rsidR="00FE07BC" w:rsidRDefault="00FE07BC">
      <w:pPr>
        <w:pStyle w:val="NormalIndent"/>
        <w:tabs>
          <w:tab w:val="left" w:pos="7853"/>
        </w:tabs>
        <w:rPr>
          <w:ins w:id="158" w:author="Author"/>
        </w:rPr>
        <w:pPrChange w:id="159" w:author="Author">
          <w:pPr>
            <w:pStyle w:val="NormalIndent"/>
          </w:pPr>
        </w:pPrChange>
      </w:pPr>
    </w:p>
    <w:p w14:paraId="30009DBA" w14:textId="77777777" w:rsidR="00FE07BC" w:rsidRDefault="00FE07BC">
      <w:pPr>
        <w:pStyle w:val="NormalIndent"/>
        <w:tabs>
          <w:tab w:val="left" w:pos="7853"/>
        </w:tabs>
        <w:rPr>
          <w:ins w:id="160" w:author="Author"/>
        </w:rPr>
        <w:pPrChange w:id="161" w:author="Author">
          <w:pPr>
            <w:pStyle w:val="NormalIndent"/>
          </w:pPr>
        </w:pPrChange>
      </w:pPr>
    </w:p>
    <w:p w14:paraId="22AFAA96" w14:textId="77777777" w:rsidR="00FE07BC" w:rsidRDefault="00FE07BC">
      <w:pPr>
        <w:pStyle w:val="NormalIndent"/>
        <w:tabs>
          <w:tab w:val="left" w:pos="7853"/>
        </w:tabs>
        <w:rPr>
          <w:ins w:id="162" w:author="Author"/>
        </w:rPr>
        <w:pPrChange w:id="163" w:author="Author">
          <w:pPr>
            <w:pStyle w:val="NormalIndent"/>
          </w:pPr>
        </w:pPrChange>
      </w:pPr>
    </w:p>
    <w:p w14:paraId="482FF0F1" w14:textId="77777777" w:rsidR="00FE07BC" w:rsidRDefault="00FE07BC">
      <w:pPr>
        <w:pStyle w:val="NormalIndent"/>
        <w:tabs>
          <w:tab w:val="left" w:pos="7853"/>
        </w:tabs>
        <w:rPr>
          <w:ins w:id="164" w:author="Author"/>
        </w:rPr>
        <w:pPrChange w:id="165" w:author="Author">
          <w:pPr>
            <w:pStyle w:val="NormalIndent"/>
          </w:pPr>
        </w:pPrChange>
      </w:pPr>
    </w:p>
    <w:p w14:paraId="723B2D15" w14:textId="77777777" w:rsidR="00FE07BC" w:rsidRDefault="00FE07BC">
      <w:pPr>
        <w:pStyle w:val="NormalIndent"/>
        <w:tabs>
          <w:tab w:val="left" w:pos="7853"/>
        </w:tabs>
        <w:rPr>
          <w:ins w:id="166" w:author="Author"/>
        </w:rPr>
        <w:pPrChange w:id="167" w:author="Author">
          <w:pPr>
            <w:pStyle w:val="NormalIndent"/>
          </w:pPr>
        </w:pPrChange>
      </w:pPr>
    </w:p>
    <w:p w14:paraId="633D6F2B" w14:textId="77777777" w:rsidR="00FE07BC" w:rsidRDefault="00FE07BC">
      <w:pPr>
        <w:pStyle w:val="NormalIndent"/>
        <w:tabs>
          <w:tab w:val="left" w:pos="7853"/>
        </w:tabs>
        <w:rPr>
          <w:ins w:id="168" w:author="Author"/>
        </w:rPr>
        <w:pPrChange w:id="169" w:author="Author">
          <w:pPr>
            <w:pStyle w:val="NormalIndent"/>
          </w:pPr>
        </w:pPrChange>
      </w:pPr>
    </w:p>
    <w:p w14:paraId="46DEBE3B" w14:textId="77777777" w:rsidR="00FE07BC" w:rsidRDefault="00FE07BC">
      <w:pPr>
        <w:pStyle w:val="NormalIndent"/>
        <w:tabs>
          <w:tab w:val="left" w:pos="7853"/>
        </w:tabs>
        <w:rPr>
          <w:ins w:id="170" w:author="Author"/>
        </w:rPr>
        <w:pPrChange w:id="171" w:author="Author">
          <w:pPr>
            <w:pStyle w:val="NormalIndent"/>
          </w:pPr>
        </w:pPrChange>
      </w:pPr>
    </w:p>
    <w:p w14:paraId="6A34AFB4" w14:textId="77777777" w:rsidR="00FE07BC" w:rsidRDefault="00FE07BC">
      <w:pPr>
        <w:pStyle w:val="NormalIndent"/>
        <w:tabs>
          <w:tab w:val="left" w:pos="7853"/>
        </w:tabs>
        <w:rPr>
          <w:ins w:id="172" w:author="Author"/>
        </w:rPr>
        <w:pPrChange w:id="173" w:author="Author">
          <w:pPr>
            <w:pStyle w:val="NormalIndent"/>
          </w:pPr>
        </w:pPrChange>
      </w:pPr>
    </w:p>
    <w:p w14:paraId="0245772B" w14:textId="77777777" w:rsidR="00FE07BC" w:rsidRDefault="00FE07BC">
      <w:pPr>
        <w:pStyle w:val="NormalIndent"/>
        <w:tabs>
          <w:tab w:val="left" w:pos="7853"/>
        </w:tabs>
        <w:rPr>
          <w:ins w:id="174" w:author="Author"/>
        </w:rPr>
        <w:pPrChange w:id="175" w:author="Author">
          <w:pPr>
            <w:pStyle w:val="NormalIndent"/>
          </w:pPr>
        </w:pPrChange>
      </w:pPr>
    </w:p>
    <w:p w14:paraId="3DF959E1" w14:textId="77777777" w:rsidR="00FE07BC" w:rsidRPr="00444E7E" w:rsidRDefault="00FE07BC">
      <w:pPr>
        <w:pStyle w:val="NormalIndent"/>
        <w:tabs>
          <w:tab w:val="left" w:pos="7853"/>
        </w:tabs>
        <w:pPrChange w:id="176" w:author="Author">
          <w:pPr>
            <w:pStyle w:val="NormalIndent"/>
          </w:pPr>
        </w:pPrChange>
      </w:pPr>
    </w:p>
    <w:p w14:paraId="4C553A88" w14:textId="66CD1F7D" w:rsidR="0066381C" w:rsidRPr="00444E7E" w:rsidRDefault="008F37A8" w:rsidP="009B7ABE">
      <w:pPr>
        <w:pStyle w:val="NormalIndent"/>
      </w:pPr>
      <w:r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0C088" wp14:editId="2582945C">
                <wp:simplePos x="0" y="0"/>
                <wp:positionH relativeFrom="column">
                  <wp:posOffset>696595</wp:posOffset>
                </wp:positionH>
                <wp:positionV relativeFrom="paragraph">
                  <wp:posOffset>16400145</wp:posOffset>
                </wp:positionV>
                <wp:extent cx="514350" cy="581025"/>
                <wp:effectExtent l="0" t="0" r="19050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581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4A9AB1" id="Oval 23" o:spid="_x0000_s1026" style="position:absolute;margin-left:54.85pt;margin-top:1291.35pt;width:40.5pt;height:4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</w:p>
    <w:p w14:paraId="2B9C4225" w14:textId="04C0927F" w:rsidR="00092A54" w:rsidRDefault="00092A54">
      <w:pPr>
        <w:pStyle w:val="Heading1"/>
        <w:rPr>
          <w:ins w:id="177" w:author="Author"/>
        </w:rPr>
        <w:pPrChange w:id="178" w:author="Author">
          <w:pPr>
            <w:pStyle w:val="Heading2"/>
          </w:pPr>
        </w:pPrChange>
      </w:pPr>
      <w:bookmarkStart w:id="179" w:name="_Toc455416074"/>
      <w:ins w:id="180" w:author="Author">
        <w:r>
          <w:lastRenderedPageBreak/>
          <w:t>Mooring Configuration</w:t>
        </w:r>
        <w:bookmarkEnd w:id="179"/>
      </w:ins>
    </w:p>
    <w:p w14:paraId="35A9B9E0" w14:textId="769413A9" w:rsidR="008F677B" w:rsidRPr="00B54CE4" w:rsidRDefault="00F96AFA" w:rsidP="00B54CE4">
      <w:pPr>
        <w:pStyle w:val="NormalIndent"/>
        <w:numPr>
          <w:ilvl w:val="1"/>
          <w:numId w:val="27"/>
        </w:numPr>
        <w:rPr>
          <w:ins w:id="181" w:author="Author"/>
          <w:lang w:val="en-IN"/>
        </w:rPr>
      </w:pPr>
      <w:ins w:id="182" w:author="Author">
        <w:r w:rsidRPr="00B54CE4">
          <w:rPr>
            <w:lang w:val="en-IN"/>
          </w:rPr>
          <w:t xml:space="preserve">The mooring system consists of four groups. </w:t>
        </w:r>
      </w:ins>
    </w:p>
    <w:p w14:paraId="4B4C88B0" w14:textId="01B3EDB1" w:rsidR="008F677B" w:rsidRPr="00B54CE4" w:rsidRDefault="00B54CE4" w:rsidP="00B54CE4">
      <w:pPr>
        <w:pStyle w:val="NormalIndent"/>
        <w:numPr>
          <w:ilvl w:val="1"/>
          <w:numId w:val="27"/>
        </w:numPr>
        <w:rPr>
          <w:ins w:id="183" w:author="Author"/>
          <w:lang w:val="en-IN"/>
        </w:rPr>
      </w:pPr>
      <w:ins w:id="184" w:author="Author">
        <w:r>
          <w:rPr>
            <w:lang w:val="en-IN"/>
          </w:rPr>
          <w:t xml:space="preserve">80 </w:t>
        </w:r>
        <w:proofErr w:type="spellStart"/>
        <w:r>
          <w:rPr>
            <w:lang w:val="en-IN"/>
          </w:rPr>
          <w:t>d</w:t>
        </w:r>
        <w:r w:rsidR="00F96AFA" w:rsidRPr="00B54CE4">
          <w:rPr>
            <w:lang w:val="en-IN"/>
          </w:rPr>
          <w:t>eg</w:t>
        </w:r>
        <w:proofErr w:type="spellEnd"/>
        <w:r w:rsidR="00F96AFA" w:rsidRPr="00B54CE4">
          <w:rPr>
            <w:lang w:val="en-IN"/>
          </w:rPr>
          <w:t xml:space="preserve">, 100 </w:t>
        </w:r>
        <w:proofErr w:type="spellStart"/>
        <w:r w:rsidR="00F96AFA" w:rsidRPr="00B54CE4">
          <w:rPr>
            <w:lang w:val="en-IN"/>
          </w:rPr>
          <w:t>deg</w:t>
        </w:r>
        <w:proofErr w:type="spellEnd"/>
        <w:r w:rsidR="00F96AFA" w:rsidRPr="00B54CE4">
          <w:rPr>
            <w:lang w:val="en-IN"/>
          </w:rPr>
          <w:t xml:space="preserve">, 80 </w:t>
        </w:r>
        <w:proofErr w:type="spellStart"/>
        <w:r w:rsidR="00F96AFA" w:rsidRPr="00B54CE4">
          <w:rPr>
            <w:lang w:val="en-IN"/>
          </w:rPr>
          <w:t>de</w:t>
        </w:r>
        <w:bookmarkStart w:id="185" w:name="_GoBack"/>
        <w:bookmarkEnd w:id="185"/>
        <w:r w:rsidR="00F96AFA" w:rsidRPr="00B54CE4">
          <w:rPr>
            <w:lang w:val="en-IN"/>
          </w:rPr>
          <w:t>g</w:t>
        </w:r>
        <w:proofErr w:type="spellEnd"/>
        <w:r w:rsidR="00F96AFA" w:rsidRPr="00B54CE4">
          <w:rPr>
            <w:lang w:val="en-IN"/>
          </w:rPr>
          <w:t xml:space="preserve">, 100 </w:t>
        </w:r>
        <w:proofErr w:type="spellStart"/>
        <w:r w:rsidR="00F96AFA" w:rsidRPr="00B54CE4">
          <w:rPr>
            <w:lang w:val="en-IN"/>
          </w:rPr>
          <w:t>deg</w:t>
        </w:r>
        <w:proofErr w:type="spellEnd"/>
        <w:r w:rsidR="00F96AFA" w:rsidRPr="00B54CE4">
          <w:rPr>
            <w:lang w:val="en-IN"/>
          </w:rPr>
          <w:t xml:space="preserve"> used between groups to have similar response in both surge and sway directions for 45 </w:t>
        </w:r>
        <w:proofErr w:type="spellStart"/>
        <w:r w:rsidR="00F96AFA" w:rsidRPr="00B54CE4">
          <w:rPr>
            <w:lang w:val="en-IN"/>
          </w:rPr>
          <w:t>deg</w:t>
        </w:r>
        <w:proofErr w:type="spellEnd"/>
        <w:r w:rsidR="00F96AFA" w:rsidRPr="00B54CE4">
          <w:rPr>
            <w:lang w:val="en-IN"/>
          </w:rPr>
          <w:t xml:space="preserve"> environmental loading direction.</w:t>
        </w:r>
      </w:ins>
    </w:p>
    <w:p w14:paraId="52249843" w14:textId="77777777" w:rsidR="008F677B" w:rsidRPr="00B54CE4" w:rsidRDefault="00F96AFA" w:rsidP="00B54CE4">
      <w:pPr>
        <w:pStyle w:val="NormalIndent"/>
        <w:numPr>
          <w:ilvl w:val="1"/>
          <w:numId w:val="27"/>
        </w:numPr>
        <w:rPr>
          <w:ins w:id="186" w:author="Author"/>
          <w:lang w:val="en-IN"/>
        </w:rPr>
      </w:pPr>
      <w:ins w:id="187" w:author="Author">
        <w:r w:rsidRPr="00B54CE4">
          <w:rPr>
            <w:lang w:val="en-IN"/>
          </w:rPr>
          <w:t>The mooring system is taut system.</w:t>
        </w:r>
      </w:ins>
    </w:p>
    <w:p w14:paraId="60F21163" w14:textId="4238AAEB" w:rsidR="008F677B" w:rsidRPr="00B54CE4" w:rsidRDefault="00F96AFA" w:rsidP="00B54CE4">
      <w:pPr>
        <w:pStyle w:val="NormalIndent"/>
        <w:numPr>
          <w:ilvl w:val="1"/>
          <w:numId w:val="27"/>
        </w:numPr>
        <w:rPr>
          <w:ins w:id="188" w:author="Author"/>
          <w:lang w:val="en-IN"/>
        </w:rPr>
      </w:pPr>
      <w:ins w:id="189" w:author="Author">
        <w:r w:rsidRPr="00B54CE4">
          <w:rPr>
            <w:lang w:val="en-IN"/>
          </w:rPr>
          <w:t xml:space="preserve">Each mooring line consists of polyester rope with chain at the foundation pile and at the platform </w:t>
        </w:r>
        <w:r w:rsidR="00B54CE4" w:rsidRPr="00B54CE4">
          <w:rPr>
            <w:lang w:val="en-IN"/>
          </w:rPr>
          <w:t>(chain</w:t>
        </w:r>
        <w:r w:rsidRPr="00B54CE4">
          <w:rPr>
            <w:lang w:val="en-IN"/>
          </w:rPr>
          <w:t>-polyester-chain configuration).</w:t>
        </w:r>
      </w:ins>
    </w:p>
    <w:p w14:paraId="65D4E376" w14:textId="2FE862AE" w:rsidR="00092A54" w:rsidRDefault="00B54CE4">
      <w:pPr>
        <w:pStyle w:val="NormalIndent"/>
        <w:rPr>
          <w:ins w:id="190" w:author="Author"/>
        </w:rPr>
        <w:pPrChange w:id="191" w:author="Author">
          <w:pPr>
            <w:pStyle w:val="Heading2"/>
          </w:pPr>
        </w:pPrChange>
      </w:pPr>
      <w:ins w:id="192" w:author="Author">
        <w:r>
          <w:rPr>
            <w:lang w:val="en-IN"/>
          </w:rPr>
          <w:t xml:space="preserve">            </w:t>
        </w:r>
        <w:r w:rsidRPr="00B54CE4">
          <w:rPr>
            <w:lang w:val="en-IN"/>
          </w:rPr>
          <w:t>8 and 12 point moorings considered</w:t>
        </w:r>
        <w:r>
          <w:t xml:space="preserve"> </w:t>
        </w:r>
      </w:ins>
    </w:p>
    <w:p w14:paraId="6DA0B1D0" w14:textId="5716C2E5" w:rsidR="00420347" w:rsidRPr="00444E7E" w:rsidRDefault="00420347">
      <w:pPr>
        <w:pStyle w:val="Heading3"/>
        <w:pPrChange w:id="193" w:author="Author">
          <w:pPr>
            <w:pStyle w:val="Heading2"/>
          </w:pPr>
        </w:pPrChange>
      </w:pPr>
      <w:bookmarkStart w:id="194" w:name="_Toc455416075"/>
      <w:r w:rsidRPr="00444E7E">
        <w:t>Mooring system arrangement in particulates:</w:t>
      </w:r>
      <w:bookmarkEnd w:id="194"/>
      <w:r w:rsidRPr="00444E7E">
        <w:t xml:space="preserve"> </w:t>
      </w:r>
    </w:p>
    <w:p w14:paraId="1149B255" w14:textId="77777777" w:rsidR="00A77CAF" w:rsidRPr="00444E7E" w:rsidRDefault="00A77CAF" w:rsidP="00A77CAF">
      <w:pPr>
        <w:pStyle w:val="NormalIndent"/>
      </w:pPr>
    </w:p>
    <w:p w14:paraId="725AAD46" w14:textId="23EDE14B" w:rsidR="00233029" w:rsidRPr="00444E7E" w:rsidRDefault="00D7221F" w:rsidP="00A65C37">
      <w:pPr>
        <w:pStyle w:val="NormalIndent"/>
      </w:pPr>
      <w:r w:rsidRPr="00444E7E">
        <w:rPr>
          <w:noProof/>
          <w:lang w:val="en-IN" w:eastAsia="en-IN"/>
        </w:rPr>
        <w:drawing>
          <wp:inline distT="0" distB="0" distL="0" distR="0" wp14:anchorId="1FF5D5A7" wp14:editId="2B7C5B4B">
            <wp:extent cx="4860000" cy="3240000"/>
            <wp:effectExtent l="0" t="0" r="0" b="0"/>
            <wp:docPr id="9" name="Picture 9" descr="F:\g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g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C37" w:rsidRPr="00444E7E">
        <w:t xml:space="preserve">                                                  </w:t>
      </w:r>
      <w:r w:rsidR="00233029" w:rsidRPr="00444E7E">
        <w:rPr>
          <w:b/>
          <w:color w:val="385623" w:themeColor="accent6" w:themeShade="80"/>
        </w:rPr>
        <w:t xml:space="preserve">Figure </w:t>
      </w:r>
      <w:r w:rsidR="00233029" w:rsidRPr="00444E7E">
        <w:rPr>
          <w:b/>
          <w:color w:val="385623" w:themeColor="accent6" w:themeShade="80"/>
        </w:rPr>
        <w:fldChar w:fldCharType="begin"/>
      </w:r>
      <w:r w:rsidR="00233029" w:rsidRPr="00444E7E">
        <w:rPr>
          <w:b/>
          <w:color w:val="385623" w:themeColor="accent6" w:themeShade="80"/>
        </w:rPr>
        <w:instrText xml:space="preserve"> SEQ Figure \* ARABIC </w:instrText>
      </w:r>
      <w:r w:rsidR="00233029" w:rsidRPr="00444E7E">
        <w:rPr>
          <w:b/>
          <w:color w:val="385623" w:themeColor="accent6" w:themeShade="80"/>
        </w:rPr>
        <w:fldChar w:fldCharType="separate"/>
      </w:r>
      <w:r w:rsidR="004B6374">
        <w:rPr>
          <w:b/>
          <w:noProof/>
          <w:color w:val="385623" w:themeColor="accent6" w:themeShade="80"/>
        </w:rPr>
        <w:t>15</w:t>
      </w:r>
      <w:r w:rsidR="00233029" w:rsidRPr="00444E7E">
        <w:rPr>
          <w:b/>
          <w:color w:val="385623" w:themeColor="accent6" w:themeShade="80"/>
        </w:rPr>
        <w:fldChar w:fldCharType="end"/>
      </w:r>
      <w:r w:rsidR="00233029" w:rsidRPr="00444E7E">
        <w:rPr>
          <w:b/>
          <w:color w:val="385623" w:themeColor="accent6" w:themeShade="80"/>
        </w:rPr>
        <w:t xml:space="preserve"> – Top view of</w:t>
      </w:r>
      <w:r w:rsidR="00C67FF7" w:rsidRPr="00444E7E">
        <w:rPr>
          <w:b/>
          <w:color w:val="385623" w:themeColor="accent6" w:themeShade="80"/>
        </w:rPr>
        <w:t xml:space="preserve"> 8 point</w:t>
      </w:r>
      <w:r w:rsidR="00233029" w:rsidRPr="00444E7E">
        <w:rPr>
          <w:b/>
          <w:color w:val="385623" w:themeColor="accent6" w:themeShade="80"/>
        </w:rPr>
        <w:t xml:space="preserve"> mooring arrangement</w:t>
      </w:r>
      <w:r w:rsidR="00C67FF7" w:rsidRPr="00444E7E">
        <w:rPr>
          <w:color w:val="385623" w:themeColor="accent6" w:themeShade="80"/>
        </w:rPr>
        <w:t xml:space="preserve"> </w:t>
      </w:r>
    </w:p>
    <w:p w14:paraId="268D4ECD" w14:textId="0F68601E" w:rsidR="00C67FF7" w:rsidRPr="00444E7E" w:rsidRDefault="007F36D7" w:rsidP="00A65C37">
      <w:pPr>
        <w:pStyle w:val="NormalIndent"/>
      </w:pPr>
      <w:r w:rsidRPr="00444E7E">
        <w:rPr>
          <w:noProof/>
          <w:lang w:val="en-IN" w:eastAsia="en-IN"/>
        </w:rPr>
        <w:lastRenderedPageBreak/>
        <w:drawing>
          <wp:inline distT="0" distB="0" distL="0" distR="0" wp14:anchorId="642C9AD3" wp14:editId="5D945C9B">
            <wp:extent cx="4860000" cy="3240000"/>
            <wp:effectExtent l="0" t="0" r="0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-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FA36" w14:textId="123A67D9" w:rsidR="00C67FF7" w:rsidRPr="00444E7E" w:rsidRDefault="00C67FF7" w:rsidP="00C67FF7">
      <w:pPr>
        <w:pStyle w:val="Caption"/>
        <w:ind w:left="0"/>
        <w:jc w:val="both"/>
      </w:pPr>
      <w:r w:rsidRPr="00444E7E">
        <w:rPr>
          <w:b w:val="0"/>
          <w:color w:val="auto"/>
        </w:rPr>
        <w:t xml:space="preserve">                   </w:t>
      </w:r>
      <w:r w:rsidRPr="00444E7E">
        <w:t xml:space="preserve">Figure </w:t>
      </w:r>
      <w:r w:rsidRPr="00444E7E">
        <w:fldChar w:fldCharType="begin"/>
      </w:r>
      <w:r w:rsidRPr="00444E7E">
        <w:instrText xml:space="preserve"> SEQ Figure \* ARABIC </w:instrText>
      </w:r>
      <w:r w:rsidRPr="00444E7E">
        <w:fldChar w:fldCharType="separate"/>
      </w:r>
      <w:r w:rsidR="004B6374">
        <w:rPr>
          <w:noProof/>
        </w:rPr>
        <w:t>16</w:t>
      </w:r>
      <w:r w:rsidRPr="00444E7E">
        <w:fldChar w:fldCharType="end"/>
      </w:r>
      <w:r w:rsidRPr="00444E7E">
        <w:t>- Top view of 12 point mooring arrangement</w:t>
      </w:r>
    </w:p>
    <w:p w14:paraId="65AEA8DA" w14:textId="77777777" w:rsidR="00C67FF7" w:rsidRPr="00444E7E" w:rsidRDefault="00C67FF7" w:rsidP="00C67FF7">
      <w:pPr>
        <w:pStyle w:val="NormalIndent"/>
      </w:pPr>
    </w:p>
    <w:p w14:paraId="4F521376" w14:textId="51D02053" w:rsidR="00150E35" w:rsidRPr="00444E7E" w:rsidRDefault="007F36D7" w:rsidP="007F36D7">
      <w:pPr>
        <w:pStyle w:val="NormalIndent"/>
        <w:rPr>
          <w:b/>
          <w:color w:val="385623" w:themeColor="accent6" w:themeShade="80"/>
        </w:rPr>
      </w:pPr>
      <w:r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E08D51" wp14:editId="436F0004">
                <wp:simplePos x="0" y="0"/>
                <wp:positionH relativeFrom="column">
                  <wp:posOffset>1144270</wp:posOffset>
                </wp:positionH>
                <wp:positionV relativeFrom="paragraph">
                  <wp:posOffset>2548255</wp:posOffset>
                </wp:positionV>
                <wp:extent cx="485775" cy="371475"/>
                <wp:effectExtent l="0" t="0" r="47625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371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69F0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90.1pt;margin-top:200.65pt;width:38.25pt;height:29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D6D2858" wp14:editId="6F057206">
                <wp:simplePos x="0" y="0"/>
                <wp:positionH relativeFrom="column">
                  <wp:posOffset>1420495</wp:posOffset>
                </wp:positionH>
                <wp:positionV relativeFrom="paragraph">
                  <wp:posOffset>1414780</wp:posOffset>
                </wp:positionV>
                <wp:extent cx="1047750" cy="819150"/>
                <wp:effectExtent l="0" t="0" r="76200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8E1DE" id="Straight Arrow Connector 11" o:spid="_x0000_s1026" type="#_x0000_t32" style="position:absolute;margin-left:111.85pt;margin-top:111.4pt;width:82.5pt;height:64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7A775C" wp14:editId="03C9B441">
                <wp:simplePos x="0" y="0"/>
                <wp:positionH relativeFrom="column">
                  <wp:posOffset>3811270</wp:posOffset>
                </wp:positionH>
                <wp:positionV relativeFrom="paragraph">
                  <wp:posOffset>1471930</wp:posOffset>
                </wp:positionV>
                <wp:extent cx="990600" cy="733425"/>
                <wp:effectExtent l="0" t="0" r="19050" b="2857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33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A50593" w14:textId="6E4ADBF2" w:rsidR="00E02DC8" w:rsidRDefault="00E02DC8" w:rsidP="00420347">
                            <w:pPr>
                              <w:jc w:val="center"/>
                            </w:pPr>
                            <w:r>
                              <w:t>14” Polyester rope with 2521m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7A775C" id="Rounded Rectangle 39" o:spid="_x0000_s1027" style="position:absolute;left:0;text-align:left;margin-left:300.1pt;margin-top:115.9pt;width:78pt;height:57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" fillcolor="#5b9bd5 [3204]" strokecolor="#1f4d78 [1604]" strokeweight="1pt">
                <v:stroke joinstyle="miter"/>
                <v:textbox>
                  <w:txbxContent>
                    <w:p w14:paraId="4EA50593" w14:textId="6E4ADBF2" w:rsidR="00E02DC8" w:rsidRDefault="00E02DC8" w:rsidP="00420347">
                      <w:pPr>
                        <w:jc w:val="center"/>
                      </w:pPr>
                      <w:r>
                        <w:t>14” Polyester rope with 2521m</w:t>
                      </w:r>
                    </w:p>
                  </w:txbxContent>
                </v:textbox>
              </v:roundrect>
            </w:pict>
          </mc:Fallback>
        </mc:AlternateContent>
      </w:r>
      <w:r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719399" wp14:editId="1C4D6F63">
                <wp:simplePos x="0" y="0"/>
                <wp:positionH relativeFrom="column">
                  <wp:posOffset>2963545</wp:posOffset>
                </wp:positionH>
                <wp:positionV relativeFrom="paragraph">
                  <wp:posOffset>2098675</wp:posOffset>
                </wp:positionV>
                <wp:extent cx="962025" cy="409575"/>
                <wp:effectExtent l="38100" t="38100" r="47625" b="666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2025" cy="4095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892D0" id="Straight Arrow Connector 38" o:spid="_x0000_s1026" type="#_x0000_t32" style="position:absolute;margin-left:233.35pt;margin-top:165.25pt;width:75.75pt;height:32.2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D52B47"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9C02BC" wp14:editId="3D4C7651">
                <wp:simplePos x="0" y="0"/>
                <wp:positionH relativeFrom="column">
                  <wp:posOffset>-8255</wp:posOffset>
                </wp:positionH>
                <wp:positionV relativeFrom="paragraph">
                  <wp:posOffset>1898650</wp:posOffset>
                </wp:positionV>
                <wp:extent cx="1181100" cy="704850"/>
                <wp:effectExtent l="0" t="0" r="19050" b="1905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4E441" w14:textId="25BE767D" w:rsidR="00E02DC8" w:rsidRDefault="00E02DC8" w:rsidP="00420347">
                            <w:pPr>
                              <w:jc w:val="center"/>
                            </w:pPr>
                            <w:r>
                              <w:t>10”chain with 250m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9C02BC" id="Rounded Rectangle 34" o:spid="_x0000_s1028" style="position:absolute;left:0;text-align:left;margin-left:-.65pt;margin-top:149.5pt;width:93pt;height:55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" fillcolor="#5b9bd5 [3204]" strokecolor="#1f4d78 [1604]" strokeweight="1pt">
                <v:stroke joinstyle="miter"/>
                <v:textbox>
                  <w:txbxContent>
                    <w:p w14:paraId="7394E441" w14:textId="25BE767D" w:rsidR="00E02DC8" w:rsidRDefault="00E02DC8" w:rsidP="00420347">
                      <w:pPr>
                        <w:jc w:val="center"/>
                      </w:pPr>
                      <w:r>
                        <w:t>10”chain with 250m length</w:t>
                      </w:r>
                    </w:p>
                  </w:txbxContent>
                </v:textbox>
              </v:roundrect>
            </w:pict>
          </mc:Fallback>
        </mc:AlternateContent>
      </w:r>
      <w:r w:rsidR="00D52B47" w:rsidRPr="00444E7E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C661C2" wp14:editId="0F5B5DCC">
                <wp:simplePos x="0" y="0"/>
                <wp:positionH relativeFrom="column">
                  <wp:posOffset>439420</wp:posOffset>
                </wp:positionH>
                <wp:positionV relativeFrom="paragraph">
                  <wp:posOffset>746125</wp:posOffset>
                </wp:positionV>
                <wp:extent cx="1095375" cy="704850"/>
                <wp:effectExtent l="0" t="0" r="28575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D3B35E" w14:textId="72D078E8" w:rsidR="00E02DC8" w:rsidRDefault="00E02DC8" w:rsidP="00420347">
                            <w:pPr>
                              <w:jc w:val="center"/>
                            </w:pPr>
                            <w:r>
                              <w:t>10”chain with 100m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C661C2" id="Rounded Rectangle 36" o:spid="_x0000_s1029" style="position:absolute;left:0;text-align:left;margin-left:34.6pt;margin-top:58.75pt;width:86.25pt;height:55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14:paraId="2BD3B35E" w14:textId="72D078E8" w:rsidR="00E02DC8" w:rsidRDefault="00E02DC8" w:rsidP="00420347">
                      <w:pPr>
                        <w:jc w:val="center"/>
                      </w:pPr>
                      <w:r>
                        <w:t>10”chain with 100m length</w:t>
                      </w:r>
                    </w:p>
                  </w:txbxContent>
                </v:textbox>
              </v:roundrect>
            </w:pict>
          </mc:Fallback>
        </mc:AlternateContent>
      </w:r>
      <w:r w:rsidRPr="00444E7E">
        <w:rPr>
          <w:noProof/>
          <w:lang w:val="en-IN" w:eastAsia="en-IN"/>
        </w:rPr>
        <w:drawing>
          <wp:inline distT="0" distB="0" distL="0" distR="0" wp14:anchorId="2BC0EC47" wp14:editId="77E71F77">
            <wp:extent cx="4860000" cy="3240000"/>
            <wp:effectExtent l="0" t="0" r="0" b="0"/>
            <wp:docPr id="8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-8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4E7E">
        <w:t xml:space="preserve">                                        </w:t>
      </w:r>
      <w:r w:rsidRPr="00444E7E">
        <w:rPr>
          <w:b/>
          <w:color w:val="385623" w:themeColor="accent6" w:themeShade="80"/>
        </w:rPr>
        <w:t xml:space="preserve">Figure </w:t>
      </w:r>
      <w:r w:rsidR="00150E35" w:rsidRPr="00444E7E">
        <w:rPr>
          <w:b/>
          <w:color w:val="385623" w:themeColor="accent6" w:themeShade="80"/>
        </w:rPr>
        <w:fldChar w:fldCharType="begin"/>
      </w:r>
      <w:r w:rsidR="00150E35" w:rsidRPr="00444E7E">
        <w:rPr>
          <w:b/>
          <w:color w:val="385623" w:themeColor="accent6" w:themeShade="80"/>
        </w:rPr>
        <w:instrText xml:space="preserve"> SEQ Figure \* ARABIC </w:instrText>
      </w:r>
      <w:r w:rsidR="00150E35" w:rsidRPr="00444E7E">
        <w:rPr>
          <w:b/>
          <w:color w:val="385623" w:themeColor="accent6" w:themeShade="80"/>
        </w:rPr>
        <w:fldChar w:fldCharType="separate"/>
      </w:r>
      <w:r w:rsidR="004B6374">
        <w:rPr>
          <w:b/>
          <w:noProof/>
          <w:color w:val="385623" w:themeColor="accent6" w:themeShade="80"/>
        </w:rPr>
        <w:t>17</w:t>
      </w:r>
      <w:r w:rsidR="00150E35" w:rsidRPr="00444E7E">
        <w:rPr>
          <w:b/>
          <w:color w:val="385623" w:themeColor="accent6" w:themeShade="80"/>
        </w:rPr>
        <w:fldChar w:fldCharType="end"/>
      </w:r>
      <w:r w:rsidR="00150E35" w:rsidRPr="00444E7E">
        <w:rPr>
          <w:b/>
          <w:color w:val="385623" w:themeColor="accent6" w:themeShade="80"/>
        </w:rPr>
        <w:t>- Front View Arrangement</w:t>
      </w:r>
    </w:p>
    <w:p w14:paraId="5245B2E1" w14:textId="05B8520F" w:rsidR="000240B2" w:rsidRPr="00444E7E" w:rsidRDefault="00A87EBB" w:rsidP="000240B2">
      <w:pPr>
        <w:pStyle w:val="Heading3"/>
        <w:rPr>
          <w:bCs/>
          <w:lang w:val="en-IN"/>
        </w:rPr>
      </w:pPr>
      <w:bookmarkStart w:id="195" w:name="_Toc455416076"/>
      <w:r w:rsidRPr="00444E7E">
        <w:rPr>
          <w:bCs/>
          <w:lang w:val="en-IN"/>
        </w:rPr>
        <w:lastRenderedPageBreak/>
        <w:t>Vessel Position, 100</w:t>
      </w:r>
      <w:r w:rsidR="000240B2" w:rsidRPr="00444E7E">
        <w:rPr>
          <w:bCs/>
          <w:lang w:val="en-IN"/>
        </w:rPr>
        <w:t xml:space="preserve"> </w:t>
      </w:r>
      <w:proofErr w:type="spellStart"/>
      <w:r w:rsidR="000240B2" w:rsidRPr="00444E7E">
        <w:rPr>
          <w:bCs/>
          <w:lang w:val="en-IN"/>
        </w:rPr>
        <w:t>yr</w:t>
      </w:r>
      <w:proofErr w:type="spellEnd"/>
      <w:r w:rsidR="000240B2" w:rsidRPr="00444E7E">
        <w:rPr>
          <w:bCs/>
          <w:lang w:val="en-IN"/>
        </w:rPr>
        <w:t xml:space="preserve"> Hurricane Condition, 8 Point Intact Moorings, Configuration 4</w:t>
      </w:r>
      <w:bookmarkEnd w:id="195"/>
    </w:p>
    <w:p w14:paraId="3278D759" w14:textId="528A06FC" w:rsidR="000240B2" w:rsidRPr="00444E7E" w:rsidRDefault="000240B2" w:rsidP="000240B2">
      <w:pPr>
        <w:pStyle w:val="NormalIndent"/>
        <w:rPr>
          <w:lang w:val="en-IN"/>
        </w:rPr>
      </w:pPr>
      <w:r w:rsidRPr="00444E7E">
        <w:rPr>
          <w:noProof/>
          <w:lang w:val="en-IN" w:eastAsia="en-IN"/>
        </w:rPr>
        <w:drawing>
          <wp:inline distT="0" distB="0" distL="0" distR="0" wp14:anchorId="0665FBFF" wp14:editId="087B412E">
            <wp:extent cx="4860000" cy="3240000"/>
            <wp:effectExtent l="0" t="0" r="0" b="0"/>
            <wp:docPr id="19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-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D489" w14:textId="0917B18A" w:rsidR="000240B2" w:rsidRPr="00444E7E" w:rsidRDefault="00A87EBB" w:rsidP="000240B2">
      <w:pPr>
        <w:pStyle w:val="Heading3"/>
        <w:rPr>
          <w:bCs/>
          <w:lang w:val="en-IN"/>
        </w:rPr>
      </w:pPr>
      <w:bookmarkStart w:id="196" w:name="_Toc455416077"/>
      <w:r w:rsidRPr="00444E7E">
        <w:rPr>
          <w:bCs/>
          <w:lang w:val="en-IN"/>
        </w:rPr>
        <w:t>Vessel Position, 100</w:t>
      </w:r>
      <w:r w:rsidR="000240B2" w:rsidRPr="00444E7E">
        <w:rPr>
          <w:bCs/>
          <w:lang w:val="en-IN"/>
        </w:rPr>
        <w:t xml:space="preserve"> </w:t>
      </w:r>
      <w:proofErr w:type="spellStart"/>
      <w:r w:rsidR="000240B2" w:rsidRPr="00444E7E">
        <w:rPr>
          <w:bCs/>
          <w:lang w:val="en-IN"/>
        </w:rPr>
        <w:t>yr</w:t>
      </w:r>
      <w:proofErr w:type="spellEnd"/>
      <w:r w:rsidR="000240B2" w:rsidRPr="00444E7E">
        <w:rPr>
          <w:bCs/>
          <w:lang w:val="en-IN"/>
        </w:rPr>
        <w:t xml:space="preserve"> Hurricane Condition, 12 Point Intact Moorings, Configuration 4</w:t>
      </w:r>
      <w:bookmarkEnd w:id="196"/>
    </w:p>
    <w:p w14:paraId="764C8265" w14:textId="1B7303C7" w:rsidR="000240B2" w:rsidRPr="00444E7E" w:rsidRDefault="000240B2" w:rsidP="000240B2">
      <w:pPr>
        <w:pStyle w:val="NormalIndent"/>
        <w:rPr>
          <w:lang w:val="en-IN"/>
        </w:rPr>
      </w:pPr>
      <w:r w:rsidRPr="00444E7E">
        <w:rPr>
          <w:noProof/>
          <w:lang w:val="en-IN" w:eastAsia="en-IN"/>
        </w:rPr>
        <w:drawing>
          <wp:inline distT="0" distB="0" distL="0" distR="0" wp14:anchorId="1A3E1795" wp14:editId="6E5222A0">
            <wp:extent cx="4860000" cy="3240000"/>
            <wp:effectExtent l="0" t="0" r="0" b="0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6-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1B3F" w14:textId="6DCC731B" w:rsidR="00544E57" w:rsidRPr="00444E7E" w:rsidRDefault="00544E57" w:rsidP="00544E57">
      <w:pPr>
        <w:pStyle w:val="Heading3"/>
        <w:rPr>
          <w:bCs/>
          <w:lang w:val="en-IN"/>
        </w:rPr>
      </w:pPr>
      <w:bookmarkStart w:id="197" w:name="_Toc455416078"/>
      <w:r w:rsidRPr="00444E7E">
        <w:rPr>
          <w:bCs/>
          <w:lang w:val="en-IN"/>
        </w:rPr>
        <w:lastRenderedPageBreak/>
        <w:t>8 Point Mooring System, Effective Tension for Highest Tension Mooring Line-6, Configuration 4</w:t>
      </w:r>
      <w:bookmarkEnd w:id="197"/>
    </w:p>
    <w:p w14:paraId="2E7C1F72" w14:textId="08559D22" w:rsidR="00544E57" w:rsidRPr="00444E7E" w:rsidRDefault="00544E57" w:rsidP="00544E57">
      <w:pPr>
        <w:pStyle w:val="NormalIndent"/>
        <w:rPr>
          <w:lang w:val="en-IN"/>
        </w:rPr>
      </w:pPr>
      <w:r w:rsidRPr="00444E7E">
        <w:rPr>
          <w:noProof/>
          <w:lang w:val="en-IN" w:eastAsia="en-IN"/>
        </w:rPr>
        <w:drawing>
          <wp:inline distT="0" distB="0" distL="0" distR="0" wp14:anchorId="5178F31E" wp14:editId="60074C3C">
            <wp:extent cx="4860000" cy="3240000"/>
            <wp:effectExtent l="0" t="0" r="0" b="0"/>
            <wp:docPr id="10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4AE2" w14:textId="77777777" w:rsidR="00544E57" w:rsidRPr="00444E7E" w:rsidRDefault="00544E57" w:rsidP="00544E57">
      <w:pPr>
        <w:pStyle w:val="NormalIndent"/>
        <w:rPr>
          <w:lang w:val="en-IN"/>
        </w:rPr>
      </w:pPr>
    </w:p>
    <w:p w14:paraId="2060775C" w14:textId="585BEA85" w:rsidR="00544E57" w:rsidRPr="00444E7E" w:rsidRDefault="00544E57" w:rsidP="00544E57">
      <w:pPr>
        <w:pStyle w:val="Heading3"/>
        <w:rPr>
          <w:bCs/>
        </w:rPr>
      </w:pPr>
      <w:bookmarkStart w:id="198" w:name="_Toc455416079"/>
      <w:r w:rsidRPr="00444E7E">
        <w:rPr>
          <w:bCs/>
        </w:rPr>
        <w:t>8 Point Mooring System, Effective Tension for Lowest Tension Mooring Line-1, Configuration</w:t>
      </w:r>
      <w:bookmarkEnd w:id="198"/>
    </w:p>
    <w:p w14:paraId="7F1E9886" w14:textId="150B40A4" w:rsidR="00544E57" w:rsidRPr="00444E7E" w:rsidRDefault="0076761B" w:rsidP="00544E57">
      <w:pPr>
        <w:pStyle w:val="NormalIndent"/>
      </w:pPr>
      <w:ins w:id="199" w:author="Author">
        <w:del w:id="200" w:author="Author">
          <w:r w:rsidDel="000E3214">
            <w:rPr>
              <w:noProof/>
              <w:lang w:val="en-IN" w:eastAsia="en-IN"/>
            </w:rPr>
            <w:delText>20</w:delText>
          </w:r>
        </w:del>
      </w:ins>
      <w:r w:rsidR="00544E57" w:rsidRPr="00444E7E">
        <w:rPr>
          <w:noProof/>
          <w:lang w:val="en-IN" w:eastAsia="en-IN"/>
        </w:rPr>
        <w:drawing>
          <wp:inline distT="0" distB="0" distL="0" distR="0" wp14:anchorId="067E8782" wp14:editId="13047A3C">
            <wp:extent cx="4860000" cy="3240000"/>
            <wp:effectExtent l="0" t="0" r="0" b="0"/>
            <wp:docPr id="1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8F58" w14:textId="77777777" w:rsidR="00544E57" w:rsidRPr="00444E7E" w:rsidRDefault="00544E57" w:rsidP="00544E57">
      <w:pPr>
        <w:pStyle w:val="NormalIndent"/>
      </w:pPr>
    </w:p>
    <w:p w14:paraId="2A71D70F" w14:textId="2E7B42FF" w:rsidR="00544E57" w:rsidRPr="00444E7E" w:rsidRDefault="00544E57" w:rsidP="00544E57">
      <w:pPr>
        <w:pStyle w:val="Heading3"/>
        <w:rPr>
          <w:bCs/>
          <w:lang w:val="en-IN"/>
        </w:rPr>
      </w:pPr>
      <w:bookmarkStart w:id="201" w:name="_Toc455416080"/>
      <w:r w:rsidRPr="00444E7E">
        <w:rPr>
          <w:bCs/>
          <w:lang w:val="en-IN"/>
        </w:rPr>
        <w:t>12 Point Mooring System Effective Tension for Highest Tension Mooring Line-8, Configuration 4</w:t>
      </w:r>
      <w:bookmarkEnd w:id="201"/>
    </w:p>
    <w:p w14:paraId="06F9546F" w14:textId="696ECB55" w:rsidR="00444E7E" w:rsidRPr="00444E7E" w:rsidRDefault="00444E7E" w:rsidP="00444E7E">
      <w:pPr>
        <w:pStyle w:val="NormalIndent"/>
        <w:rPr>
          <w:lang w:val="en-IN"/>
        </w:rPr>
      </w:pPr>
      <w:r w:rsidRPr="00444E7E">
        <w:rPr>
          <w:noProof/>
          <w:lang w:val="en-IN" w:eastAsia="en-IN"/>
        </w:rPr>
        <w:drawing>
          <wp:inline distT="0" distB="0" distL="0" distR="0" wp14:anchorId="262BDF6A" wp14:editId="647C1615">
            <wp:extent cx="5760000" cy="3600000"/>
            <wp:effectExtent l="0" t="0" r="0" b="635"/>
            <wp:docPr id="22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8710" w14:textId="0A62AD22" w:rsidR="00544E57" w:rsidRDefault="00544E57" w:rsidP="00544E57">
      <w:pPr>
        <w:pStyle w:val="Heading3"/>
        <w:rPr>
          <w:bCs/>
          <w:lang w:val="en-IN"/>
        </w:rPr>
      </w:pPr>
      <w:bookmarkStart w:id="202" w:name="_Toc455416081"/>
      <w:r w:rsidRPr="00444E7E">
        <w:rPr>
          <w:bCs/>
          <w:lang w:val="en-IN"/>
        </w:rPr>
        <w:lastRenderedPageBreak/>
        <w:t xml:space="preserve">12 Point Mooring </w:t>
      </w:r>
      <w:r w:rsidR="00444E7E" w:rsidRPr="00444E7E">
        <w:rPr>
          <w:bCs/>
          <w:lang w:val="en-IN"/>
        </w:rPr>
        <w:t>System,</w:t>
      </w:r>
      <w:r w:rsidRPr="00444E7E">
        <w:rPr>
          <w:bCs/>
          <w:lang w:val="en-IN"/>
        </w:rPr>
        <w:t xml:space="preserve"> Effective Tension for Lowest Tension Mooring Line-1, Configuration 4</w:t>
      </w:r>
      <w:bookmarkEnd w:id="202"/>
      <w:r w:rsidRPr="00444E7E">
        <w:rPr>
          <w:bCs/>
          <w:lang w:val="en-IN"/>
        </w:rPr>
        <w:t xml:space="preserve"> </w:t>
      </w:r>
    </w:p>
    <w:p w14:paraId="736F8A39" w14:textId="530DE64D" w:rsidR="00444E7E" w:rsidRPr="00444E7E" w:rsidRDefault="00444E7E" w:rsidP="00444E7E">
      <w:pPr>
        <w:pStyle w:val="NormalIndent"/>
        <w:rPr>
          <w:lang w:val="en-IN"/>
        </w:rPr>
      </w:pPr>
      <w:r w:rsidRPr="00444E7E">
        <w:rPr>
          <w:noProof/>
          <w:lang w:val="en-IN" w:eastAsia="en-IN"/>
        </w:rPr>
        <w:drawing>
          <wp:inline distT="0" distB="0" distL="0" distR="0" wp14:anchorId="006DD470" wp14:editId="2DD1FA82">
            <wp:extent cx="4860000" cy="3240000"/>
            <wp:effectExtent l="0" t="0" r="0" b="0"/>
            <wp:docPr id="2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FB4D" w14:textId="77777777" w:rsidR="00444E7E" w:rsidRPr="00444E7E" w:rsidRDefault="00444E7E" w:rsidP="00444E7E">
      <w:pPr>
        <w:pStyle w:val="NormalIndent"/>
        <w:rPr>
          <w:lang w:val="en-IN"/>
        </w:rPr>
      </w:pPr>
    </w:p>
    <w:p w14:paraId="2678331C" w14:textId="09E84EE0" w:rsidR="00420347" w:rsidRPr="00444E7E" w:rsidRDefault="00420347" w:rsidP="00420347">
      <w:pPr>
        <w:pStyle w:val="Heading3"/>
      </w:pPr>
      <w:bookmarkStart w:id="203" w:name="_Toc455416082"/>
      <w:r w:rsidRPr="00444E7E">
        <w:t>Mooring System</w:t>
      </w:r>
      <w:bookmarkEnd w:id="203"/>
    </w:p>
    <w:p w14:paraId="6C4D878B" w14:textId="77777777" w:rsidR="00420347" w:rsidRPr="00444E7E" w:rsidRDefault="00420347" w:rsidP="00420347">
      <w:pPr>
        <w:pStyle w:val="NormalIndent"/>
      </w:pPr>
    </w:p>
    <w:p w14:paraId="7555DF8C" w14:textId="77777777" w:rsidR="00420347" w:rsidRPr="00444E7E" w:rsidRDefault="00420347" w:rsidP="00420347">
      <w:pPr>
        <w:pStyle w:val="NormalIndent"/>
        <w:rPr>
          <w:lang w:val="en-US"/>
        </w:rPr>
      </w:pPr>
      <w:r w:rsidRPr="00444E7E">
        <w:rPr>
          <w:lang w:val="en-US"/>
        </w:rPr>
        <w:t>Assumptions for report:</w:t>
      </w:r>
    </w:p>
    <w:p w14:paraId="7A6DE808" w14:textId="77777777" w:rsidR="00420347" w:rsidRPr="00444E7E" w:rsidRDefault="00420347" w:rsidP="00420347">
      <w:pPr>
        <w:pStyle w:val="NormalIndent"/>
        <w:rPr>
          <w:lang w:val="en-US"/>
        </w:rPr>
      </w:pPr>
      <w:r w:rsidRPr="00444E7E">
        <w:rPr>
          <w:lang w:val="en-US"/>
        </w:rPr>
        <w:t>Passive mooring (No active winching). Active winching can improve offset response and thus reduce tensioner stroke requirements. However, active winching has its disadvantages</w:t>
      </w:r>
    </w:p>
    <w:p w14:paraId="656B6394" w14:textId="77777777" w:rsidR="00420347" w:rsidRPr="00444E7E" w:rsidRDefault="00420347" w:rsidP="00420347">
      <w:pPr>
        <w:pStyle w:val="NormalIndent"/>
      </w:pPr>
    </w:p>
    <w:p w14:paraId="63D81B86" w14:textId="77777777" w:rsidR="00420347" w:rsidRPr="00444E7E" w:rsidRDefault="00420347" w:rsidP="00420347">
      <w:pPr>
        <w:pStyle w:val="NormalIndent"/>
      </w:pPr>
    </w:p>
    <w:p w14:paraId="74A4E00F" w14:textId="77777777" w:rsidR="00420347" w:rsidRPr="00444E7E" w:rsidRDefault="00767621" w:rsidP="00420347">
      <w:pPr>
        <w:pStyle w:val="NormalIndent"/>
      </w:pPr>
      <w:hyperlink r:id="rId38" w:history="1">
        <w:r w:rsidR="00420347" w:rsidRPr="00444E7E">
          <w:rPr>
            <w:rStyle w:val="Hyperlink"/>
            <w:sz w:val="24"/>
          </w:rPr>
          <w:t>http://www.offshore-mag.com/articles/print/volume-70/issue-1/engineering_-construction/alternative-synthetic.html</w:t>
        </w:r>
      </w:hyperlink>
    </w:p>
    <w:p w14:paraId="74348D5E" w14:textId="77777777" w:rsidR="00420347" w:rsidRPr="00444E7E" w:rsidRDefault="00420347" w:rsidP="00420347">
      <w:pPr>
        <w:pStyle w:val="NormalIndent"/>
      </w:pPr>
    </w:p>
    <w:p w14:paraId="1F203AF9" w14:textId="77777777" w:rsidR="00420347" w:rsidRPr="00444E7E" w:rsidRDefault="00420347" w:rsidP="00420347">
      <w:pPr>
        <w:pStyle w:val="NormalIndent"/>
        <w:rPr>
          <w:rFonts w:ascii="Arial" w:hAnsi="Arial" w:cs="Arial"/>
          <w:color w:val="000000"/>
          <w:shd w:val="clear" w:color="auto" w:fill="FFFFFF"/>
        </w:rPr>
      </w:pPr>
      <w:r w:rsidRPr="00444E7E">
        <w:rPr>
          <w:rFonts w:ascii="Arial" w:hAnsi="Arial" w:cs="Arial"/>
          <w:color w:val="000000"/>
          <w:shd w:val="clear" w:color="auto" w:fill="FFFFFF"/>
        </w:rPr>
        <w:t>The polyester mooring systems consisted of a suction pile anchor with a section of 3.5-in. (8.9-cm) insert wire, 6.3-in. (16-cm) polyester rope, an in-line submersible buoy, and 3.5-in. insert wire connecting into the MODU’s top component. For these systems there is no grounded length at survival tension.</w:t>
      </w:r>
    </w:p>
    <w:p w14:paraId="3283249F" w14:textId="77777777" w:rsidR="00420347" w:rsidRPr="00444E7E" w:rsidRDefault="00420347" w:rsidP="00420347">
      <w:pPr>
        <w:pStyle w:val="NormalIndent"/>
        <w:rPr>
          <w:rFonts w:ascii="Arial" w:hAnsi="Arial" w:cs="Arial"/>
          <w:color w:val="000000"/>
          <w:shd w:val="clear" w:color="auto" w:fill="FFFFFF"/>
        </w:rPr>
      </w:pPr>
    </w:p>
    <w:p w14:paraId="6C20AA25" w14:textId="77777777" w:rsidR="00420347" w:rsidRPr="00444E7E" w:rsidRDefault="00420347" w:rsidP="00420347">
      <w:pPr>
        <w:pStyle w:val="NormalIndent"/>
        <w:rPr>
          <w:rFonts w:ascii="Arial" w:hAnsi="Arial" w:cs="Arial"/>
          <w:color w:val="000000"/>
          <w:shd w:val="clear" w:color="auto" w:fill="FFFFFF"/>
        </w:rPr>
      </w:pPr>
      <w:r w:rsidRPr="00444E7E">
        <w:rPr>
          <w:rFonts w:ascii="Arial" w:hAnsi="Arial" w:cs="Arial"/>
          <w:color w:val="000000"/>
          <w:shd w:val="clear" w:color="auto" w:fill="FFFFFF"/>
        </w:rPr>
        <w:t>The hybrid mooring systems consisted of a suction pile anchor with a section of 3.5-in. insert wire, 4.5-in. HMPE rope, 6.3-in. polyester rope, an in-line submersible buoy, and 3.5-in. insert wire connecting into the MODU’s top component. For these systems there once again is no grounded length at survival tension.</w:t>
      </w:r>
    </w:p>
    <w:p w14:paraId="3C2C4B19" w14:textId="77777777" w:rsidR="00420347" w:rsidRPr="00444E7E" w:rsidRDefault="00420347" w:rsidP="00420347">
      <w:pPr>
        <w:pStyle w:val="NormalIndent"/>
        <w:rPr>
          <w:rFonts w:ascii="Arial" w:hAnsi="Arial" w:cs="Arial"/>
          <w:color w:val="000000"/>
          <w:shd w:val="clear" w:color="auto" w:fill="FFFFFF"/>
        </w:rPr>
      </w:pPr>
    </w:p>
    <w:p w14:paraId="0A49C917" w14:textId="74AF6371" w:rsidR="00420347" w:rsidRPr="00444E7E" w:rsidRDefault="00C475BC" w:rsidP="00C411AB">
      <w:pPr>
        <w:shd w:val="clear" w:color="auto" w:fill="FFFFFF"/>
        <w:spacing w:before="100" w:beforeAutospacing="1" w:after="100" w:afterAutospacing="1" w:line="360" w:lineRule="atLeast"/>
        <w:ind w:left="360"/>
        <w:jc w:val="left"/>
        <w:rPr>
          <w:rFonts w:ascii="Arial" w:hAnsi="Arial" w:cs="Arial"/>
          <w:color w:val="000000"/>
          <w:szCs w:val="24"/>
          <w:lang w:val="en-US"/>
        </w:rPr>
      </w:pPr>
      <w:r w:rsidRPr="00444E7E">
        <w:rPr>
          <w:rFonts w:ascii="Arial" w:hAnsi="Arial" w:cs="Arial"/>
          <w:color w:val="000000"/>
          <w:szCs w:val="24"/>
          <w:lang w:val="en-US"/>
        </w:rPr>
        <w:lastRenderedPageBreak/>
        <w:t>6,000-ft (1,828</w:t>
      </w:r>
      <w:r w:rsidR="00420347" w:rsidRPr="00444E7E">
        <w:rPr>
          <w:rFonts w:ascii="Arial" w:hAnsi="Arial" w:cs="Arial"/>
          <w:color w:val="000000"/>
          <w:szCs w:val="24"/>
          <w:lang w:val="en-US"/>
        </w:rPr>
        <w:t>-m) water depth.</w:t>
      </w:r>
    </w:p>
    <w:p w14:paraId="42B16034" w14:textId="39CEBBCA" w:rsidR="009B7ABE" w:rsidRPr="00444E7E" w:rsidRDefault="009B7ABE" w:rsidP="009B7ABE">
      <w:pPr>
        <w:pStyle w:val="Heading2"/>
      </w:pPr>
      <w:bookmarkStart w:id="204" w:name="_Toc455416083"/>
      <w:r w:rsidRPr="00444E7E">
        <w:t>Mooring</w:t>
      </w:r>
      <w:r w:rsidR="000F09EC" w:rsidRPr="00444E7E">
        <w:t xml:space="preserve"> Properties</w:t>
      </w:r>
      <w:bookmarkEnd w:id="204"/>
    </w:p>
    <w:p w14:paraId="67C03855" w14:textId="59034DFC" w:rsidR="008A5C9F" w:rsidRPr="00444E7E" w:rsidRDefault="008A5C9F" w:rsidP="000B77D5">
      <w:r w:rsidRPr="00444E7E">
        <w:t>By assuming</w:t>
      </w:r>
      <w:r w:rsidR="00783A0D" w:rsidRPr="00444E7E">
        <w:t xml:space="preserve"> the 8 point </w:t>
      </w:r>
      <w:r w:rsidR="00C475BC" w:rsidRPr="00444E7E">
        <w:t xml:space="preserve">and 12point </w:t>
      </w:r>
      <w:r w:rsidR="00783A0D" w:rsidRPr="00444E7E">
        <w:t xml:space="preserve">mooring model used for </w:t>
      </w:r>
      <w:r w:rsidR="009B7ABE" w:rsidRPr="00444E7E">
        <w:t>semi sub</w:t>
      </w:r>
      <w:r w:rsidR="00783A0D" w:rsidRPr="00444E7E">
        <w:t>. These mooring consists of two</w:t>
      </w:r>
      <w:r w:rsidR="009B7ABE" w:rsidRPr="00444E7E">
        <w:t xml:space="preserve"> </w:t>
      </w:r>
      <w:r w:rsidRPr="00444E7E">
        <w:t>types</w:t>
      </w:r>
    </w:p>
    <w:p w14:paraId="662B0133" w14:textId="44778B8F" w:rsidR="008A5C9F" w:rsidRPr="00444E7E" w:rsidRDefault="00733D58" w:rsidP="00E830C0">
      <w:pPr>
        <w:pStyle w:val="BlockText"/>
        <w:numPr>
          <w:ilvl w:val="0"/>
          <w:numId w:val="23"/>
        </w:numPr>
      </w:pPr>
      <w:r w:rsidRPr="00444E7E">
        <w:t>14</w:t>
      </w:r>
      <w:r w:rsidR="004B783F" w:rsidRPr="00444E7E">
        <w:t xml:space="preserve">” </w:t>
      </w:r>
      <w:r w:rsidR="008A5C9F" w:rsidRPr="00444E7E">
        <w:t>Polyester</w:t>
      </w:r>
      <w:r w:rsidR="00783A0D" w:rsidRPr="00444E7E">
        <w:t xml:space="preserve"> rope </w:t>
      </w:r>
    </w:p>
    <w:p w14:paraId="084F933B" w14:textId="4456940E" w:rsidR="00783A0D" w:rsidRPr="00444E7E" w:rsidRDefault="00733D58" w:rsidP="00E830C0">
      <w:pPr>
        <w:pStyle w:val="BlockText"/>
        <w:numPr>
          <w:ilvl w:val="0"/>
          <w:numId w:val="23"/>
        </w:numPr>
      </w:pPr>
      <w:r w:rsidRPr="00444E7E">
        <w:t>10</w:t>
      </w:r>
      <w:r w:rsidR="00783A0D" w:rsidRPr="00444E7E">
        <w:t>”chain.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2617"/>
        <w:gridCol w:w="2224"/>
        <w:gridCol w:w="2696"/>
        <w:gridCol w:w="2417"/>
      </w:tblGrid>
      <w:tr w:rsidR="008C4EAD" w:rsidRPr="00444E7E" w14:paraId="1E77043E" w14:textId="77777777" w:rsidTr="00042481">
        <w:trPr>
          <w:trHeight w:val="837"/>
          <w:jc w:val="center"/>
        </w:trPr>
        <w:tc>
          <w:tcPr>
            <w:tcW w:w="1315" w:type="pct"/>
          </w:tcPr>
          <w:p w14:paraId="02063A04" w14:textId="4D364704" w:rsidR="00877418" w:rsidRPr="00444E7E" w:rsidRDefault="00042481" w:rsidP="00DD4D48">
            <w:pPr>
              <w:jc w:val="center"/>
              <w:rPr>
                <w:b/>
                <w:bCs/>
                <w:color w:val="000000"/>
                <w:szCs w:val="24"/>
                <w:lang w:val="en-US"/>
              </w:rPr>
            </w:pPr>
            <w:r w:rsidRPr="00444E7E">
              <w:rPr>
                <w:b/>
                <w:bCs/>
                <w:color w:val="000000"/>
                <w:szCs w:val="24"/>
                <w:lang w:val="en-US"/>
              </w:rPr>
              <w:t>Properties</w:t>
            </w:r>
          </w:p>
        </w:tc>
        <w:tc>
          <w:tcPr>
            <w:tcW w:w="1117" w:type="pct"/>
          </w:tcPr>
          <w:p w14:paraId="43EC66F2" w14:textId="364F5213" w:rsidR="00877418" w:rsidRPr="00253218" w:rsidRDefault="00042481" w:rsidP="00877418">
            <w:pPr>
              <w:pStyle w:val="BlockText"/>
              <w:ind w:left="0"/>
              <w:rPr>
                <w:b/>
                <w:rPrChange w:id="205" w:author="Author">
                  <w:rPr/>
                </w:rPrChange>
              </w:rPr>
            </w:pPr>
            <w:r w:rsidRPr="00253218">
              <w:rPr>
                <w:b/>
                <w:rPrChange w:id="206" w:author="Author">
                  <w:rPr/>
                </w:rPrChange>
              </w:rPr>
              <w:t>units</w:t>
            </w:r>
          </w:p>
        </w:tc>
        <w:tc>
          <w:tcPr>
            <w:tcW w:w="1354" w:type="pct"/>
          </w:tcPr>
          <w:p w14:paraId="32148689" w14:textId="295D9607" w:rsidR="008C4EAD" w:rsidRPr="00253218" w:rsidRDefault="00733D58" w:rsidP="004B783F">
            <w:pPr>
              <w:pStyle w:val="BlockText"/>
              <w:ind w:left="0"/>
              <w:rPr>
                <w:b/>
                <w:rPrChange w:id="207" w:author="Author">
                  <w:rPr/>
                </w:rPrChange>
              </w:rPr>
            </w:pPr>
            <w:r w:rsidRPr="00253218">
              <w:rPr>
                <w:b/>
                <w:rPrChange w:id="208" w:author="Author">
                  <w:rPr/>
                </w:rPrChange>
              </w:rPr>
              <w:t>14</w:t>
            </w:r>
            <w:r w:rsidR="008C4EAD" w:rsidRPr="00253218">
              <w:rPr>
                <w:b/>
                <w:rPrChange w:id="209" w:author="Author">
                  <w:rPr/>
                </w:rPrChange>
              </w:rPr>
              <w:t>”</w:t>
            </w:r>
          </w:p>
          <w:p w14:paraId="5F36344C" w14:textId="16E55D6A" w:rsidR="00877418" w:rsidRPr="00253218" w:rsidRDefault="008C4EAD" w:rsidP="004B783F">
            <w:pPr>
              <w:pStyle w:val="BlockText"/>
              <w:ind w:left="0"/>
              <w:rPr>
                <w:b/>
                <w:rPrChange w:id="210" w:author="Author">
                  <w:rPr/>
                </w:rPrChange>
              </w:rPr>
            </w:pPr>
            <w:r w:rsidRPr="00253218">
              <w:rPr>
                <w:b/>
                <w:rPrChange w:id="211" w:author="Author">
                  <w:rPr/>
                </w:rPrChange>
              </w:rPr>
              <w:t>Polyester     Rope</w:t>
            </w:r>
          </w:p>
        </w:tc>
        <w:tc>
          <w:tcPr>
            <w:tcW w:w="1214" w:type="pct"/>
          </w:tcPr>
          <w:p w14:paraId="3D81250C" w14:textId="776304DD" w:rsidR="00877418" w:rsidRPr="00253218" w:rsidRDefault="00733D58" w:rsidP="00877418">
            <w:pPr>
              <w:pStyle w:val="BlockText"/>
              <w:ind w:left="0"/>
              <w:rPr>
                <w:b/>
                <w:rPrChange w:id="212" w:author="Author">
                  <w:rPr/>
                </w:rPrChange>
              </w:rPr>
            </w:pPr>
            <w:r w:rsidRPr="00253218">
              <w:rPr>
                <w:b/>
                <w:rPrChange w:id="213" w:author="Author">
                  <w:rPr/>
                </w:rPrChange>
              </w:rPr>
              <w:t>10</w:t>
            </w:r>
            <w:r w:rsidR="008C4EAD" w:rsidRPr="00253218">
              <w:rPr>
                <w:b/>
                <w:rPrChange w:id="214" w:author="Author">
                  <w:rPr/>
                </w:rPrChange>
              </w:rPr>
              <w:t>” Chain</w:t>
            </w:r>
          </w:p>
        </w:tc>
      </w:tr>
      <w:tr w:rsidR="008C4EAD" w:rsidRPr="00444E7E" w14:paraId="3142A3C3" w14:textId="77777777" w:rsidTr="00042481">
        <w:trPr>
          <w:jc w:val="center"/>
        </w:trPr>
        <w:tc>
          <w:tcPr>
            <w:tcW w:w="1315" w:type="pct"/>
          </w:tcPr>
          <w:p w14:paraId="56EA91EB" w14:textId="5F8D8475" w:rsidR="00332593" w:rsidRPr="00444E7E" w:rsidRDefault="00332593" w:rsidP="00332593">
            <w:pPr>
              <w:pStyle w:val="BlockText"/>
              <w:ind w:left="0"/>
            </w:pPr>
            <w:r w:rsidRPr="00444E7E">
              <w:t>Nominal Diameter</w:t>
            </w:r>
          </w:p>
        </w:tc>
        <w:tc>
          <w:tcPr>
            <w:tcW w:w="1117" w:type="pct"/>
          </w:tcPr>
          <w:p w14:paraId="7FECC493" w14:textId="1D7B2EF0" w:rsidR="00332593" w:rsidRPr="00444E7E" w:rsidRDefault="00332593" w:rsidP="00332593">
            <w:pPr>
              <w:pStyle w:val="BlockText"/>
              <w:ind w:left="0"/>
            </w:pPr>
            <w:r w:rsidRPr="00444E7E">
              <w:t>m (</w:t>
            </w:r>
            <w:proofErr w:type="spellStart"/>
            <w:r w:rsidRPr="00444E7E">
              <w:t>ft</w:t>
            </w:r>
            <w:proofErr w:type="spellEnd"/>
            <w:r w:rsidRPr="00444E7E">
              <w:t>)</w:t>
            </w:r>
          </w:p>
        </w:tc>
        <w:tc>
          <w:tcPr>
            <w:tcW w:w="1354" w:type="pct"/>
          </w:tcPr>
          <w:p w14:paraId="393E444C" w14:textId="0591BAC1" w:rsidR="00332593" w:rsidRPr="00444E7E" w:rsidRDefault="007C5401" w:rsidP="00332593">
            <w:pPr>
              <w:pStyle w:val="BlockText"/>
              <w:ind w:left="0"/>
            </w:pPr>
            <w:r w:rsidRPr="00444E7E">
              <w:t>0.305 (1.00</w:t>
            </w:r>
            <w:r w:rsidR="008C4EAD" w:rsidRPr="00444E7E">
              <w:t>)</w:t>
            </w:r>
          </w:p>
        </w:tc>
        <w:tc>
          <w:tcPr>
            <w:tcW w:w="1214" w:type="pct"/>
          </w:tcPr>
          <w:p w14:paraId="6E37F8C9" w14:textId="77777777" w:rsidR="00733D58" w:rsidRPr="00444E7E" w:rsidRDefault="00733D58" w:rsidP="00332593">
            <w:pPr>
              <w:pStyle w:val="BlockText"/>
              <w:ind w:left="0"/>
            </w:pPr>
            <w:r w:rsidRPr="00444E7E">
              <w:t>0.254</w:t>
            </w:r>
          </w:p>
          <w:p w14:paraId="24CEEC0E" w14:textId="07113D5C" w:rsidR="00332593" w:rsidRPr="00444E7E" w:rsidRDefault="007C5401" w:rsidP="00332593">
            <w:pPr>
              <w:pStyle w:val="BlockText"/>
              <w:ind w:left="0"/>
            </w:pPr>
            <w:r w:rsidRPr="00444E7E">
              <w:t>(0.833</w:t>
            </w:r>
            <w:r w:rsidR="008C4EAD" w:rsidRPr="00444E7E">
              <w:t>)</w:t>
            </w:r>
          </w:p>
        </w:tc>
      </w:tr>
      <w:tr w:rsidR="008C4EAD" w:rsidRPr="00444E7E" w14:paraId="5F1F015B" w14:textId="77777777" w:rsidTr="00042481">
        <w:trPr>
          <w:jc w:val="center"/>
        </w:trPr>
        <w:tc>
          <w:tcPr>
            <w:tcW w:w="1315" w:type="pct"/>
          </w:tcPr>
          <w:p w14:paraId="64913F0A" w14:textId="7450180C" w:rsidR="00332593" w:rsidRPr="00444E7E" w:rsidRDefault="00332593" w:rsidP="00332593">
            <w:pPr>
              <w:pStyle w:val="BlockText"/>
              <w:ind w:left="0"/>
            </w:pPr>
            <w:r w:rsidRPr="00444E7E">
              <w:t>Outer Diameter</w:t>
            </w:r>
          </w:p>
        </w:tc>
        <w:tc>
          <w:tcPr>
            <w:tcW w:w="1117" w:type="pct"/>
          </w:tcPr>
          <w:p w14:paraId="332C3C40" w14:textId="657EB9EA" w:rsidR="00332593" w:rsidRPr="00444E7E" w:rsidRDefault="00332593" w:rsidP="00332593">
            <w:pPr>
              <w:pStyle w:val="BlockText"/>
              <w:ind w:left="0"/>
            </w:pPr>
            <w:r w:rsidRPr="00444E7E">
              <w:t>m (</w:t>
            </w:r>
            <w:proofErr w:type="spellStart"/>
            <w:r w:rsidRPr="00444E7E">
              <w:t>ft</w:t>
            </w:r>
            <w:proofErr w:type="spellEnd"/>
            <w:r w:rsidRPr="00444E7E">
              <w:t>)</w:t>
            </w:r>
          </w:p>
        </w:tc>
        <w:tc>
          <w:tcPr>
            <w:tcW w:w="1354" w:type="pct"/>
          </w:tcPr>
          <w:p w14:paraId="63DE13F9" w14:textId="77777777" w:rsidR="00733D58" w:rsidRPr="00444E7E" w:rsidRDefault="00733D58" w:rsidP="00332593">
            <w:pPr>
              <w:pStyle w:val="BlockText"/>
              <w:ind w:left="0"/>
            </w:pPr>
            <w:r w:rsidRPr="00444E7E">
              <w:t>0.355</w:t>
            </w:r>
          </w:p>
          <w:p w14:paraId="43102004" w14:textId="00668F2E" w:rsidR="00332593" w:rsidRPr="00444E7E" w:rsidRDefault="00332593" w:rsidP="00332593">
            <w:pPr>
              <w:pStyle w:val="BlockText"/>
              <w:ind w:left="0"/>
            </w:pPr>
            <w:r w:rsidRPr="00444E7E">
              <w:t>(</w:t>
            </w:r>
            <w:r w:rsidR="007C5401" w:rsidRPr="00444E7E">
              <w:t>1.164</w:t>
            </w:r>
            <w:r w:rsidRPr="00444E7E">
              <w:t>)</w:t>
            </w:r>
          </w:p>
        </w:tc>
        <w:tc>
          <w:tcPr>
            <w:tcW w:w="1214" w:type="pct"/>
          </w:tcPr>
          <w:p w14:paraId="4452F645" w14:textId="77777777" w:rsidR="00733D58" w:rsidRPr="00444E7E" w:rsidRDefault="00733D58" w:rsidP="00332593">
            <w:pPr>
              <w:pStyle w:val="BlockText"/>
              <w:ind w:left="0"/>
            </w:pPr>
            <w:r w:rsidRPr="00444E7E">
              <w:t>0.457</w:t>
            </w:r>
          </w:p>
          <w:p w14:paraId="5CA91F34" w14:textId="37608304" w:rsidR="00332593" w:rsidRPr="00444E7E" w:rsidRDefault="007C5401" w:rsidP="00332593">
            <w:pPr>
              <w:pStyle w:val="BlockText"/>
              <w:ind w:left="0"/>
            </w:pPr>
            <w:r w:rsidRPr="00444E7E">
              <w:t>(1.499</w:t>
            </w:r>
            <w:r w:rsidR="00332593" w:rsidRPr="00444E7E">
              <w:t>)</w:t>
            </w:r>
          </w:p>
        </w:tc>
      </w:tr>
      <w:tr w:rsidR="008C4EAD" w:rsidRPr="00444E7E" w14:paraId="53DD3321" w14:textId="77777777" w:rsidTr="00042481">
        <w:trPr>
          <w:jc w:val="center"/>
        </w:trPr>
        <w:tc>
          <w:tcPr>
            <w:tcW w:w="1315" w:type="pct"/>
          </w:tcPr>
          <w:p w14:paraId="4383D660" w14:textId="3DBE9C3E" w:rsidR="00332593" w:rsidRPr="00444E7E" w:rsidRDefault="00332593" w:rsidP="00332593">
            <w:pPr>
              <w:pStyle w:val="BlockText"/>
              <w:ind w:left="0"/>
            </w:pPr>
            <w:r w:rsidRPr="00444E7E">
              <w:t>Inner Diameter</w:t>
            </w:r>
          </w:p>
        </w:tc>
        <w:tc>
          <w:tcPr>
            <w:tcW w:w="1117" w:type="pct"/>
          </w:tcPr>
          <w:p w14:paraId="33C4044E" w14:textId="49AF4623" w:rsidR="00332593" w:rsidRPr="00444E7E" w:rsidRDefault="00332593" w:rsidP="00332593">
            <w:pPr>
              <w:pStyle w:val="BlockText"/>
              <w:ind w:left="0"/>
            </w:pPr>
            <w:r w:rsidRPr="00444E7E">
              <w:t>m (</w:t>
            </w:r>
            <w:proofErr w:type="spellStart"/>
            <w:r w:rsidRPr="00444E7E">
              <w:t>ft</w:t>
            </w:r>
            <w:proofErr w:type="spellEnd"/>
            <w:r w:rsidRPr="00444E7E">
              <w:t>)</w:t>
            </w:r>
          </w:p>
        </w:tc>
        <w:tc>
          <w:tcPr>
            <w:tcW w:w="1354" w:type="pct"/>
          </w:tcPr>
          <w:p w14:paraId="01E5FF9A" w14:textId="6DFF97FF" w:rsidR="00332593" w:rsidRPr="00444E7E" w:rsidRDefault="00332593" w:rsidP="00332593">
            <w:pPr>
              <w:pStyle w:val="BlockText"/>
              <w:ind w:left="0"/>
            </w:pPr>
            <w:r w:rsidRPr="00444E7E">
              <w:t>0</w:t>
            </w:r>
          </w:p>
        </w:tc>
        <w:tc>
          <w:tcPr>
            <w:tcW w:w="1214" w:type="pct"/>
          </w:tcPr>
          <w:p w14:paraId="6F8B738F" w14:textId="2C850FD4" w:rsidR="00332593" w:rsidRPr="00444E7E" w:rsidRDefault="00332593" w:rsidP="00332593">
            <w:pPr>
              <w:pStyle w:val="BlockText"/>
              <w:ind w:left="0"/>
            </w:pPr>
            <w:r w:rsidRPr="00444E7E">
              <w:t>0</w:t>
            </w:r>
          </w:p>
        </w:tc>
      </w:tr>
      <w:tr w:rsidR="00042481" w:rsidRPr="00444E7E" w14:paraId="3628D23F" w14:textId="77777777" w:rsidTr="00042481">
        <w:trPr>
          <w:jc w:val="center"/>
        </w:trPr>
        <w:tc>
          <w:tcPr>
            <w:tcW w:w="1315" w:type="pct"/>
          </w:tcPr>
          <w:p w14:paraId="0335B46B" w14:textId="0C8E6145" w:rsidR="00042481" w:rsidRPr="00444E7E" w:rsidRDefault="00042481" w:rsidP="00332593">
            <w:pPr>
              <w:pStyle w:val="BlockText"/>
              <w:ind w:left="0"/>
            </w:pPr>
            <w:r w:rsidRPr="00444E7E">
              <w:t>Mass per unit length</w:t>
            </w:r>
          </w:p>
        </w:tc>
        <w:tc>
          <w:tcPr>
            <w:tcW w:w="1117" w:type="pct"/>
          </w:tcPr>
          <w:p w14:paraId="3E571050" w14:textId="10E7C099" w:rsidR="00042481" w:rsidRPr="00444E7E" w:rsidRDefault="00042481" w:rsidP="00332593">
            <w:pPr>
              <w:pStyle w:val="BlockText"/>
              <w:ind w:left="0"/>
            </w:pPr>
            <w:proofErr w:type="spellStart"/>
            <w:r w:rsidRPr="00444E7E">
              <w:t>Te</w:t>
            </w:r>
            <w:proofErr w:type="spellEnd"/>
            <w:r w:rsidRPr="00444E7E">
              <w:t>/m</w:t>
            </w:r>
          </w:p>
        </w:tc>
        <w:tc>
          <w:tcPr>
            <w:tcW w:w="1354" w:type="pct"/>
          </w:tcPr>
          <w:p w14:paraId="2D19A3AF" w14:textId="5353C242" w:rsidR="00042481" w:rsidRPr="00444E7E" w:rsidRDefault="00042481" w:rsidP="00332593">
            <w:pPr>
              <w:pStyle w:val="BlockText"/>
              <w:ind w:left="0"/>
            </w:pPr>
            <w:r w:rsidRPr="00444E7E">
              <w:t>0.101</w:t>
            </w:r>
          </w:p>
        </w:tc>
        <w:tc>
          <w:tcPr>
            <w:tcW w:w="1214" w:type="pct"/>
          </w:tcPr>
          <w:p w14:paraId="4BA93A27" w14:textId="4F503438" w:rsidR="00042481" w:rsidRPr="00444E7E" w:rsidRDefault="00042481" w:rsidP="00332593">
            <w:pPr>
              <w:pStyle w:val="BlockText"/>
              <w:ind w:left="0"/>
            </w:pPr>
            <w:r w:rsidRPr="00444E7E">
              <w:t>1.284</w:t>
            </w:r>
          </w:p>
        </w:tc>
      </w:tr>
      <w:tr w:rsidR="008C4EAD" w:rsidRPr="00444E7E" w14:paraId="65900365" w14:textId="77777777" w:rsidTr="00042481">
        <w:trPr>
          <w:jc w:val="center"/>
        </w:trPr>
        <w:tc>
          <w:tcPr>
            <w:tcW w:w="1315" w:type="pct"/>
          </w:tcPr>
          <w:p w14:paraId="4C2DA704" w14:textId="6C897135" w:rsidR="00332593" w:rsidRPr="00444E7E" w:rsidRDefault="00332593" w:rsidP="00332593">
            <w:pPr>
              <w:pStyle w:val="BlockText"/>
              <w:ind w:left="0"/>
            </w:pPr>
            <w:r w:rsidRPr="00444E7E">
              <w:t>Type</w:t>
            </w:r>
          </w:p>
        </w:tc>
        <w:tc>
          <w:tcPr>
            <w:tcW w:w="1117" w:type="pct"/>
          </w:tcPr>
          <w:p w14:paraId="0E6D2749" w14:textId="6FC9001A" w:rsidR="00332593" w:rsidRPr="00444E7E" w:rsidRDefault="00332593" w:rsidP="00332593">
            <w:pPr>
              <w:pStyle w:val="BlockText"/>
              <w:ind w:left="0"/>
            </w:pPr>
            <w:r w:rsidRPr="00444E7E">
              <w:t>-</w:t>
            </w:r>
          </w:p>
        </w:tc>
        <w:tc>
          <w:tcPr>
            <w:tcW w:w="1354" w:type="pct"/>
          </w:tcPr>
          <w:p w14:paraId="0C88E567" w14:textId="7A67E9B2" w:rsidR="00332593" w:rsidRPr="00444E7E" w:rsidRDefault="008C4EAD" w:rsidP="00332593">
            <w:pPr>
              <w:pStyle w:val="BlockText"/>
              <w:ind w:left="0"/>
            </w:pPr>
            <w:r w:rsidRPr="00444E7E">
              <w:t xml:space="preserve">Polyester (8- </w:t>
            </w:r>
            <w:proofErr w:type="spellStart"/>
            <w:r w:rsidRPr="00444E7E">
              <w:t>Multiplait</w:t>
            </w:r>
            <w:proofErr w:type="spellEnd"/>
            <w:r w:rsidRPr="00444E7E">
              <w:t>)</w:t>
            </w:r>
          </w:p>
        </w:tc>
        <w:tc>
          <w:tcPr>
            <w:tcW w:w="1214" w:type="pct"/>
          </w:tcPr>
          <w:p w14:paraId="7AD557A3" w14:textId="6B8CE2CA" w:rsidR="00332593" w:rsidRPr="00444E7E" w:rsidRDefault="008C4EAD" w:rsidP="00332593">
            <w:pPr>
              <w:pStyle w:val="BlockText"/>
              <w:ind w:left="0"/>
            </w:pPr>
            <w:proofErr w:type="spellStart"/>
            <w:r w:rsidRPr="00444E7E">
              <w:t>studless</w:t>
            </w:r>
            <w:proofErr w:type="spellEnd"/>
          </w:p>
        </w:tc>
      </w:tr>
      <w:tr w:rsidR="008C4EAD" w:rsidRPr="00444E7E" w14:paraId="28E2F3E3" w14:textId="77777777" w:rsidTr="00042481">
        <w:trPr>
          <w:jc w:val="center"/>
        </w:trPr>
        <w:tc>
          <w:tcPr>
            <w:tcW w:w="1315" w:type="pct"/>
          </w:tcPr>
          <w:p w14:paraId="4B2AC86C" w14:textId="5FF3A953" w:rsidR="00332593" w:rsidRPr="00444E7E" w:rsidRDefault="00332593" w:rsidP="00332593">
            <w:pPr>
              <w:pStyle w:val="BlockText"/>
              <w:ind w:left="0"/>
            </w:pPr>
            <w:r w:rsidRPr="00444E7E">
              <w:t>Weight in Air</w:t>
            </w:r>
          </w:p>
        </w:tc>
        <w:tc>
          <w:tcPr>
            <w:tcW w:w="1117" w:type="pct"/>
          </w:tcPr>
          <w:p w14:paraId="4357A948" w14:textId="34D90183" w:rsidR="00332593" w:rsidRPr="00444E7E" w:rsidRDefault="00332593" w:rsidP="00332593">
            <w:pPr>
              <w:pStyle w:val="BlockText"/>
              <w:ind w:left="0"/>
            </w:pPr>
            <w:proofErr w:type="spellStart"/>
            <w:r w:rsidRPr="00444E7E">
              <w:t>Te</w:t>
            </w:r>
            <w:proofErr w:type="spellEnd"/>
            <w:r w:rsidRPr="00444E7E">
              <w:t>/m</w:t>
            </w:r>
          </w:p>
        </w:tc>
        <w:tc>
          <w:tcPr>
            <w:tcW w:w="1354" w:type="pct"/>
          </w:tcPr>
          <w:p w14:paraId="15060507" w14:textId="118FA8B1" w:rsidR="00332593" w:rsidRPr="00444E7E" w:rsidRDefault="007C5401" w:rsidP="00332593">
            <w:pPr>
              <w:pStyle w:val="BlockText"/>
              <w:ind w:left="0"/>
            </w:pPr>
            <w:r w:rsidRPr="00444E7E">
              <w:t>0.101</w:t>
            </w:r>
          </w:p>
        </w:tc>
        <w:tc>
          <w:tcPr>
            <w:tcW w:w="1214" w:type="pct"/>
          </w:tcPr>
          <w:p w14:paraId="22FB972A" w14:textId="4F22C2B3" w:rsidR="00332593" w:rsidRPr="00444E7E" w:rsidRDefault="00845C2C" w:rsidP="00332593">
            <w:pPr>
              <w:pStyle w:val="BlockText"/>
              <w:ind w:left="0"/>
            </w:pPr>
            <w:r w:rsidRPr="00444E7E">
              <w:t>1.284</w:t>
            </w:r>
          </w:p>
        </w:tc>
      </w:tr>
      <w:tr w:rsidR="008C4EAD" w:rsidRPr="00444E7E" w14:paraId="462BAF50" w14:textId="77777777" w:rsidTr="00042481">
        <w:trPr>
          <w:jc w:val="center"/>
        </w:trPr>
        <w:tc>
          <w:tcPr>
            <w:tcW w:w="1315" w:type="pct"/>
          </w:tcPr>
          <w:p w14:paraId="77989B3F" w14:textId="14F17B4A" w:rsidR="00332593" w:rsidRPr="00444E7E" w:rsidRDefault="00332593" w:rsidP="00332593">
            <w:pPr>
              <w:pStyle w:val="BlockText"/>
              <w:ind w:left="0"/>
            </w:pPr>
            <w:r w:rsidRPr="00444E7E">
              <w:t>Weight in water</w:t>
            </w:r>
          </w:p>
        </w:tc>
        <w:tc>
          <w:tcPr>
            <w:tcW w:w="1117" w:type="pct"/>
          </w:tcPr>
          <w:p w14:paraId="3488B85F" w14:textId="0F137697" w:rsidR="00332593" w:rsidRPr="00444E7E" w:rsidRDefault="00332593" w:rsidP="00332593">
            <w:pPr>
              <w:pStyle w:val="BlockText"/>
              <w:ind w:left="0"/>
            </w:pPr>
            <w:proofErr w:type="spellStart"/>
            <w:r w:rsidRPr="00444E7E">
              <w:t>Te</w:t>
            </w:r>
            <w:proofErr w:type="spellEnd"/>
            <w:r w:rsidRPr="00444E7E">
              <w:t>/m</w:t>
            </w:r>
          </w:p>
        </w:tc>
        <w:tc>
          <w:tcPr>
            <w:tcW w:w="1354" w:type="pct"/>
          </w:tcPr>
          <w:p w14:paraId="7C15F158" w14:textId="03940A6B" w:rsidR="00332593" w:rsidRPr="00444E7E" w:rsidRDefault="007C5401" w:rsidP="00332593">
            <w:pPr>
              <w:pStyle w:val="BlockText"/>
              <w:ind w:left="0"/>
            </w:pPr>
            <w:r w:rsidRPr="00444E7E">
              <w:t>0.026</w:t>
            </w:r>
          </w:p>
        </w:tc>
        <w:tc>
          <w:tcPr>
            <w:tcW w:w="1214" w:type="pct"/>
          </w:tcPr>
          <w:p w14:paraId="70D8BF31" w14:textId="31D6AA58" w:rsidR="00332593" w:rsidRPr="00444E7E" w:rsidRDefault="00845C2C" w:rsidP="00332593">
            <w:pPr>
              <w:pStyle w:val="BlockText"/>
              <w:ind w:left="0"/>
            </w:pPr>
            <w:r w:rsidRPr="00444E7E">
              <w:t>1.116</w:t>
            </w:r>
          </w:p>
        </w:tc>
      </w:tr>
      <w:tr w:rsidR="00042481" w:rsidRPr="00444E7E" w14:paraId="4A91ED1D" w14:textId="77777777" w:rsidTr="00042481">
        <w:trPr>
          <w:jc w:val="center"/>
        </w:trPr>
        <w:tc>
          <w:tcPr>
            <w:tcW w:w="1315" w:type="pct"/>
          </w:tcPr>
          <w:p w14:paraId="2C4B4D13" w14:textId="63BE959D" w:rsidR="00042481" w:rsidRPr="00444E7E" w:rsidRDefault="00042481" w:rsidP="00332593">
            <w:pPr>
              <w:pStyle w:val="BlockText"/>
              <w:ind w:left="0"/>
            </w:pPr>
            <w:r w:rsidRPr="00444E7E">
              <w:t>Axial stiffness</w:t>
            </w:r>
          </w:p>
        </w:tc>
        <w:tc>
          <w:tcPr>
            <w:tcW w:w="1117" w:type="pct"/>
          </w:tcPr>
          <w:p w14:paraId="5FD890B1" w14:textId="1BF256FC" w:rsidR="00042481" w:rsidRPr="00444E7E" w:rsidRDefault="00042481" w:rsidP="00332593">
            <w:pPr>
              <w:pStyle w:val="BlockText"/>
              <w:ind w:left="0"/>
            </w:pPr>
            <w:r w:rsidRPr="00444E7E">
              <w:t>KN</w:t>
            </w:r>
          </w:p>
        </w:tc>
        <w:tc>
          <w:tcPr>
            <w:tcW w:w="1354" w:type="pct"/>
          </w:tcPr>
          <w:p w14:paraId="1233B863" w14:textId="00C78239" w:rsidR="00042481" w:rsidRPr="00444E7E" w:rsidRDefault="00042481" w:rsidP="00332593">
            <w:pPr>
              <w:pStyle w:val="BlockText"/>
              <w:ind w:left="0"/>
            </w:pPr>
            <w:r w:rsidRPr="00444E7E">
              <w:t>1.4E5</w:t>
            </w:r>
          </w:p>
        </w:tc>
        <w:tc>
          <w:tcPr>
            <w:tcW w:w="1214" w:type="pct"/>
          </w:tcPr>
          <w:p w14:paraId="65355886" w14:textId="00DB7F74" w:rsidR="00042481" w:rsidRPr="00444E7E" w:rsidRDefault="00042481" w:rsidP="00332593">
            <w:pPr>
              <w:pStyle w:val="BlockText"/>
              <w:ind w:left="0"/>
            </w:pPr>
            <w:r w:rsidRPr="00444E7E">
              <w:t>5.5E6</w:t>
            </w:r>
          </w:p>
        </w:tc>
      </w:tr>
      <w:tr w:rsidR="008C4EAD" w:rsidRPr="00444E7E" w14:paraId="79295EDC" w14:textId="77777777" w:rsidTr="00042481">
        <w:trPr>
          <w:jc w:val="center"/>
        </w:trPr>
        <w:tc>
          <w:tcPr>
            <w:tcW w:w="1315" w:type="pct"/>
          </w:tcPr>
          <w:p w14:paraId="231B8C7C" w14:textId="27F02178" w:rsidR="00332593" w:rsidRPr="00444E7E" w:rsidRDefault="00332593" w:rsidP="00332593">
            <w:pPr>
              <w:pStyle w:val="BlockText"/>
              <w:ind w:left="0"/>
            </w:pPr>
            <w:r w:rsidRPr="00444E7E">
              <w:t>Minimum Breaking Load</w:t>
            </w:r>
          </w:p>
        </w:tc>
        <w:tc>
          <w:tcPr>
            <w:tcW w:w="1117" w:type="pct"/>
          </w:tcPr>
          <w:p w14:paraId="72E93B00" w14:textId="4240C3F9" w:rsidR="00332593" w:rsidRPr="00444E7E" w:rsidRDefault="00332593" w:rsidP="00332593">
            <w:pPr>
              <w:pStyle w:val="BlockText"/>
              <w:ind w:left="0"/>
            </w:pPr>
            <w:proofErr w:type="spellStart"/>
            <w:r w:rsidRPr="00444E7E">
              <w:t>Te</w:t>
            </w:r>
            <w:proofErr w:type="spellEnd"/>
          </w:p>
        </w:tc>
        <w:tc>
          <w:tcPr>
            <w:tcW w:w="1354" w:type="pct"/>
          </w:tcPr>
          <w:p w14:paraId="7889538D" w14:textId="65799D34" w:rsidR="00332593" w:rsidRPr="00444E7E" w:rsidRDefault="007C5401" w:rsidP="00332593">
            <w:pPr>
              <w:pStyle w:val="BlockText"/>
              <w:ind w:left="0"/>
            </w:pPr>
            <w:r w:rsidRPr="00444E7E">
              <w:t>2190</w:t>
            </w:r>
          </w:p>
        </w:tc>
        <w:tc>
          <w:tcPr>
            <w:tcW w:w="1214" w:type="pct"/>
          </w:tcPr>
          <w:p w14:paraId="47573F6F" w14:textId="355EBC54" w:rsidR="00332593" w:rsidRPr="00444E7E" w:rsidRDefault="007C5401" w:rsidP="00332593">
            <w:pPr>
              <w:pStyle w:val="BlockText"/>
              <w:ind w:left="0"/>
            </w:pPr>
            <w:r w:rsidRPr="00444E7E">
              <w:t>2134</w:t>
            </w:r>
          </w:p>
        </w:tc>
      </w:tr>
    </w:tbl>
    <w:p w14:paraId="01EDC32A" w14:textId="77777777" w:rsidR="00877418" w:rsidRPr="00444E7E" w:rsidRDefault="00877418" w:rsidP="00877418">
      <w:pPr>
        <w:pStyle w:val="BlockText"/>
        <w:ind w:left="720"/>
      </w:pPr>
    </w:p>
    <w:p w14:paraId="34AF4068" w14:textId="21B2768C" w:rsidR="00FE5D1D" w:rsidRPr="00444E7E" w:rsidDel="00253218" w:rsidRDefault="00611D6E">
      <w:pPr>
        <w:pStyle w:val="Caption"/>
        <w:rPr>
          <w:del w:id="215" w:author="Author"/>
        </w:rPr>
        <w:pPrChange w:id="216" w:author="Author">
          <w:pPr>
            <w:pStyle w:val="NormalIndent"/>
          </w:pPr>
        </w:pPrChange>
      </w:pPr>
      <w:ins w:id="217" w:author="Author">
        <w:r>
          <w:t xml:space="preserve">Table </w:t>
        </w:r>
        <w:r>
          <w:rPr>
            <w:b w:val="0"/>
          </w:rPr>
          <w:fldChar w:fldCharType="begin"/>
        </w:r>
        <w:r>
          <w:instrText xml:space="preserve"> SEQ Table \* ARABIC </w:instrText>
        </w:r>
      </w:ins>
      <w:r>
        <w:rPr>
          <w:b w:val="0"/>
        </w:rPr>
        <w:fldChar w:fldCharType="separate"/>
      </w:r>
      <w:ins w:id="218" w:author="Author">
        <w:r>
          <w:rPr>
            <w:noProof/>
          </w:rPr>
          <w:t>4</w:t>
        </w:r>
        <w:r>
          <w:rPr>
            <w:b w:val="0"/>
          </w:rPr>
          <w:fldChar w:fldCharType="end"/>
        </w:r>
        <w:r>
          <w:t xml:space="preserve">- Mooring </w:t>
        </w:r>
        <w:del w:id="219" w:author="Author">
          <w:r w:rsidDel="001B7919">
            <w:delText>Propertie</w:delText>
          </w:r>
        </w:del>
        <w:r w:rsidR="001B7919">
          <w:t>Properties</w:t>
        </w:r>
        <w:del w:id="220" w:author="Author">
          <w:r w:rsidDel="00253218">
            <w:delText>s</w:delText>
          </w:r>
        </w:del>
      </w:ins>
    </w:p>
    <w:p w14:paraId="4246B205" w14:textId="77777777" w:rsidR="00FE5D1D" w:rsidRPr="00444E7E" w:rsidDel="00253218" w:rsidRDefault="00FE5D1D">
      <w:pPr>
        <w:pStyle w:val="Caption"/>
        <w:rPr>
          <w:del w:id="221" w:author="Author"/>
        </w:rPr>
        <w:pPrChange w:id="222" w:author="Author">
          <w:pPr>
            <w:pStyle w:val="NormalIndent"/>
          </w:pPr>
        </w:pPrChange>
      </w:pPr>
    </w:p>
    <w:p w14:paraId="6CC0A643" w14:textId="77777777" w:rsidR="009A6FDE" w:rsidRPr="00444E7E" w:rsidDel="00253218" w:rsidRDefault="009A6FDE" w:rsidP="00253218">
      <w:pPr>
        <w:pStyle w:val="NormalIndent"/>
        <w:rPr>
          <w:del w:id="223" w:author="Author"/>
        </w:rPr>
      </w:pPr>
    </w:p>
    <w:p w14:paraId="08F1EFC8" w14:textId="77777777" w:rsidR="008A5C9F" w:rsidRPr="00444E7E" w:rsidDel="00253218" w:rsidRDefault="008A5C9F" w:rsidP="00253218">
      <w:pPr>
        <w:pStyle w:val="NormalIndent"/>
        <w:rPr>
          <w:del w:id="224" w:author="Author"/>
        </w:rPr>
      </w:pPr>
    </w:p>
    <w:p w14:paraId="448871B8" w14:textId="77777777" w:rsidR="008A5C9F" w:rsidRPr="00444E7E" w:rsidRDefault="008A5C9F">
      <w:pPr>
        <w:pStyle w:val="NormalIndent"/>
        <w:ind w:left="0"/>
        <w:pPrChange w:id="225" w:author="Author">
          <w:pPr>
            <w:pStyle w:val="NormalIndent"/>
          </w:pPr>
        </w:pPrChange>
      </w:pPr>
    </w:p>
    <w:p w14:paraId="417F842C" w14:textId="3EF41CC9" w:rsidR="008A5C9F" w:rsidRPr="00444E7E" w:rsidRDefault="008A5C9F" w:rsidP="001C4E32">
      <w:pPr>
        <w:pStyle w:val="NormalIndent"/>
      </w:pPr>
    </w:p>
    <w:p w14:paraId="1C00CBF0" w14:textId="402A58FB" w:rsidR="00731972" w:rsidRPr="00444E7E" w:rsidRDefault="000466D7" w:rsidP="000466D7">
      <w:pPr>
        <w:pStyle w:val="NormalInden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44E7E">
        <w:lastRenderedPageBreak/>
        <w:t xml:space="preserve">Note: </w:t>
      </w:r>
      <w:r w:rsidR="00731972" w:rsidRPr="00444E7E">
        <w:t xml:space="preserve">By using </w:t>
      </w:r>
      <w:proofErr w:type="spellStart"/>
      <w:r w:rsidR="00731972" w:rsidRPr="00444E7E">
        <w:t>orcaflex</w:t>
      </w:r>
      <w:proofErr w:type="spellEnd"/>
      <w:r w:rsidR="00731972" w:rsidRPr="00444E7E">
        <w:t xml:space="preserve">, taking above mooring properties like polyester </w:t>
      </w:r>
      <w:r w:rsidR="00B524D0">
        <w:t>rope and 10</w:t>
      </w:r>
      <w:r w:rsidR="00731972" w:rsidRPr="00444E7E">
        <w:t xml:space="preserve">”chain, </w:t>
      </w:r>
      <w:proofErr w:type="gramStart"/>
      <w:r w:rsidR="00731972" w:rsidRPr="00444E7E">
        <w:t>In</w:t>
      </w:r>
      <w:proofErr w:type="gramEnd"/>
      <w:r w:rsidR="00731972" w:rsidRPr="00444E7E">
        <w:t xml:space="preserve"> this </w:t>
      </w:r>
      <w:proofErr w:type="spellStart"/>
      <w:r w:rsidR="00731972" w:rsidRPr="00444E7E">
        <w:t>orcaflex</w:t>
      </w:r>
      <w:proofErr w:type="spellEnd"/>
      <w:r w:rsidR="00731972" w:rsidRPr="00444E7E">
        <w:t xml:space="preserve"> m</w:t>
      </w:r>
      <w:r w:rsidR="00723091" w:rsidRPr="00444E7E">
        <w:t xml:space="preserve">odel polyester rope length is </w:t>
      </w:r>
      <w:r w:rsidR="00B524D0">
        <w:t>2580, Distance to anchor is 2421m</w:t>
      </w:r>
      <w:r w:rsidR="004B783F" w:rsidRPr="00444E7E">
        <w:t xml:space="preserve"> and 6</w:t>
      </w:r>
      <w:r w:rsidR="00731972" w:rsidRPr="00444E7E">
        <w:t>”chain length is 250m from seabed and 100m length from vessel.</w:t>
      </w:r>
    </w:p>
    <w:p w14:paraId="3CD08D75" w14:textId="77777777" w:rsidR="00731972" w:rsidRPr="00444E7E" w:rsidRDefault="00731972" w:rsidP="000466D7">
      <w:pPr>
        <w:pStyle w:val="NormalInden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6B1036" w14:textId="77777777" w:rsidR="00FE5D1D" w:rsidRPr="00444E7E" w:rsidRDefault="00FE5D1D" w:rsidP="000466D7">
      <w:pPr>
        <w:pStyle w:val="NormalInden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CF88D6" w14:textId="77777777" w:rsidR="00731972" w:rsidRPr="00444E7E" w:rsidRDefault="00731972" w:rsidP="00731972">
      <w:pPr>
        <w:pStyle w:val="NormalIndent"/>
      </w:pPr>
    </w:p>
    <w:p w14:paraId="1EE328E6" w14:textId="0D1A2843" w:rsidR="00FE5D1D" w:rsidDel="00BC0BE3" w:rsidRDefault="00FE5D1D" w:rsidP="00731972">
      <w:pPr>
        <w:pStyle w:val="NormalIndent"/>
        <w:rPr>
          <w:del w:id="226" w:author="Author"/>
        </w:rPr>
      </w:pPr>
    </w:p>
    <w:p w14:paraId="2050EAEE" w14:textId="77777777" w:rsidR="00BC0BE3" w:rsidRDefault="00BC0BE3" w:rsidP="00731972">
      <w:pPr>
        <w:pStyle w:val="NormalIndent"/>
        <w:rPr>
          <w:ins w:id="227" w:author="Author"/>
        </w:rPr>
      </w:pPr>
    </w:p>
    <w:p w14:paraId="5B516D46" w14:textId="77777777" w:rsidR="00BC0BE3" w:rsidRDefault="00BC0BE3" w:rsidP="00731972">
      <w:pPr>
        <w:pStyle w:val="NormalIndent"/>
        <w:rPr>
          <w:ins w:id="228" w:author="Author"/>
        </w:rPr>
      </w:pPr>
    </w:p>
    <w:p w14:paraId="5DD9F4D6" w14:textId="77777777" w:rsidR="00BC0BE3" w:rsidRDefault="00BC0BE3" w:rsidP="00731972">
      <w:pPr>
        <w:pStyle w:val="NormalIndent"/>
        <w:rPr>
          <w:ins w:id="229" w:author="Author"/>
        </w:rPr>
      </w:pPr>
    </w:p>
    <w:p w14:paraId="0D92B0DA" w14:textId="77777777" w:rsidR="00BC0BE3" w:rsidRDefault="00BC0BE3" w:rsidP="00731972">
      <w:pPr>
        <w:pStyle w:val="NormalIndent"/>
        <w:rPr>
          <w:ins w:id="230" w:author="Author"/>
        </w:rPr>
      </w:pPr>
    </w:p>
    <w:p w14:paraId="4F975F61" w14:textId="77777777" w:rsidR="00BC0BE3" w:rsidRDefault="00BC0BE3" w:rsidP="00731972">
      <w:pPr>
        <w:pStyle w:val="NormalIndent"/>
        <w:rPr>
          <w:ins w:id="231" w:author="Author"/>
        </w:rPr>
      </w:pPr>
    </w:p>
    <w:p w14:paraId="2455B1D4" w14:textId="77777777" w:rsidR="00BC0BE3" w:rsidRPr="00444E7E" w:rsidRDefault="00BC0BE3" w:rsidP="00731972">
      <w:pPr>
        <w:pStyle w:val="NormalIndent"/>
        <w:rPr>
          <w:ins w:id="232" w:author="Author"/>
        </w:rPr>
      </w:pPr>
    </w:p>
    <w:p w14:paraId="0BA4B7AE" w14:textId="3F8754CD" w:rsidR="00FE5D1D" w:rsidRPr="00444E7E" w:rsidDel="00253218" w:rsidRDefault="00FE5D1D" w:rsidP="00731972">
      <w:pPr>
        <w:pStyle w:val="NormalIndent"/>
        <w:rPr>
          <w:del w:id="233" w:author="Author"/>
        </w:rPr>
      </w:pPr>
    </w:p>
    <w:p w14:paraId="4927438F" w14:textId="45CD1ABB" w:rsidR="00FE5D1D" w:rsidRPr="00444E7E" w:rsidDel="00253218" w:rsidRDefault="00FE5D1D" w:rsidP="00731972">
      <w:pPr>
        <w:pStyle w:val="NormalIndent"/>
        <w:rPr>
          <w:del w:id="234" w:author="Author"/>
        </w:rPr>
      </w:pPr>
    </w:p>
    <w:p w14:paraId="0257AB61" w14:textId="6887651A" w:rsidR="00FE5D1D" w:rsidRPr="00444E7E" w:rsidDel="00253218" w:rsidRDefault="00FE5D1D" w:rsidP="00731972">
      <w:pPr>
        <w:pStyle w:val="NormalIndent"/>
        <w:rPr>
          <w:del w:id="235" w:author="Author"/>
        </w:rPr>
      </w:pPr>
    </w:p>
    <w:p w14:paraId="78566753" w14:textId="2D3E893D" w:rsidR="00FE5D1D" w:rsidRPr="00444E7E" w:rsidDel="00253218" w:rsidRDefault="00FE5D1D" w:rsidP="00731972">
      <w:pPr>
        <w:pStyle w:val="NormalIndent"/>
        <w:rPr>
          <w:del w:id="236" w:author="Author"/>
        </w:rPr>
      </w:pPr>
    </w:p>
    <w:p w14:paraId="25C6D91C" w14:textId="77777777" w:rsidR="00FE5D1D" w:rsidRPr="00444E7E" w:rsidRDefault="00FE5D1D" w:rsidP="00731972">
      <w:pPr>
        <w:pStyle w:val="NormalIndent"/>
      </w:pPr>
    </w:p>
    <w:p w14:paraId="57E5DB77" w14:textId="571A63A7" w:rsidR="007F5011" w:rsidRPr="00444E7E" w:rsidDel="0076761B" w:rsidRDefault="008C7604">
      <w:pPr>
        <w:pStyle w:val="Heading2"/>
        <w:ind w:left="0"/>
        <w:rPr>
          <w:del w:id="237" w:author="Author"/>
          <w:lang w:val="en-US"/>
        </w:rPr>
        <w:pPrChange w:id="238" w:author="Author">
          <w:pPr>
            <w:pStyle w:val="Heading2"/>
          </w:pPr>
        </w:pPrChange>
      </w:pPr>
      <w:del w:id="239" w:author="Author">
        <w:r w:rsidRPr="0076761B" w:rsidDel="0076761B">
          <w:rPr>
            <w:b w:val="0"/>
            <w:lang w:val="en-US"/>
          </w:rPr>
          <w:delText>Environmental Data</w:delText>
        </w:r>
        <w:bookmarkStart w:id="240" w:name="_Toc453062549"/>
        <w:bookmarkStart w:id="241" w:name="_Toc455407412"/>
        <w:bookmarkStart w:id="242" w:name="_Toc455407688"/>
        <w:bookmarkStart w:id="243" w:name="_Toc455413315"/>
        <w:bookmarkStart w:id="244" w:name="_Toc455414996"/>
        <w:bookmarkStart w:id="245" w:name="_Toc455415062"/>
        <w:bookmarkStart w:id="246" w:name="_Toc455416017"/>
        <w:bookmarkStart w:id="247" w:name="_Toc455416084"/>
        <w:bookmarkEnd w:id="240"/>
        <w:bookmarkEnd w:id="241"/>
        <w:bookmarkEnd w:id="242"/>
        <w:bookmarkEnd w:id="243"/>
        <w:bookmarkEnd w:id="244"/>
        <w:bookmarkEnd w:id="245"/>
        <w:bookmarkEnd w:id="246"/>
        <w:bookmarkEnd w:id="247"/>
      </w:del>
    </w:p>
    <w:p w14:paraId="2228D68E" w14:textId="2F1137C9" w:rsidR="008C7604" w:rsidRPr="00C20D6E" w:rsidDel="0076761B" w:rsidRDefault="00932B98">
      <w:pPr>
        <w:pStyle w:val="Heading2"/>
        <w:ind w:left="0"/>
        <w:rPr>
          <w:del w:id="248" w:author="Author"/>
          <w:lang w:val="en-US"/>
        </w:rPr>
        <w:pPrChange w:id="249" w:author="Author">
          <w:pPr>
            <w:pStyle w:val="NormalIndent"/>
            <w:ind w:left="0"/>
          </w:pPr>
        </w:pPrChange>
      </w:pPr>
      <w:del w:id="250" w:author="Author">
        <w:r w:rsidRPr="00C20D6E" w:rsidDel="0076761B">
          <w:rPr>
            <w:lang w:val="en-US"/>
          </w:rPr>
          <w:delText xml:space="preserve">              </w:delText>
        </w:r>
        <w:r w:rsidR="008C7604" w:rsidRPr="00C20D6E" w:rsidDel="0076761B">
          <w:rPr>
            <w:lang w:val="en-US"/>
          </w:rPr>
          <w:delText>Environmental conditions:</w:delText>
        </w:r>
        <w:bookmarkStart w:id="251" w:name="_Toc453062550"/>
        <w:bookmarkStart w:id="252" w:name="_Toc455407413"/>
        <w:bookmarkStart w:id="253" w:name="_Toc455407689"/>
        <w:bookmarkStart w:id="254" w:name="_Toc455413316"/>
        <w:bookmarkStart w:id="255" w:name="_Toc455414997"/>
        <w:bookmarkStart w:id="256" w:name="_Toc455415063"/>
        <w:bookmarkStart w:id="257" w:name="_Toc455416018"/>
        <w:bookmarkStart w:id="258" w:name="_Toc455416085"/>
        <w:bookmarkEnd w:id="251"/>
        <w:bookmarkEnd w:id="252"/>
        <w:bookmarkEnd w:id="253"/>
        <w:bookmarkEnd w:id="254"/>
        <w:bookmarkEnd w:id="255"/>
        <w:bookmarkEnd w:id="256"/>
        <w:bookmarkEnd w:id="257"/>
        <w:bookmarkEnd w:id="258"/>
      </w:del>
    </w:p>
    <w:p w14:paraId="13BBB9AA" w14:textId="2010B7CA" w:rsidR="008C7604" w:rsidRPr="005D1A8A" w:rsidDel="0076761B" w:rsidRDefault="008C7604">
      <w:pPr>
        <w:pStyle w:val="Heading2"/>
        <w:ind w:left="0"/>
        <w:rPr>
          <w:del w:id="259" w:author="Author"/>
          <w:lang w:val="en-US"/>
        </w:rPr>
        <w:pPrChange w:id="260" w:author="Author">
          <w:pPr>
            <w:pStyle w:val="NormalIndent"/>
          </w:pPr>
        </w:pPrChange>
      </w:pPr>
      <w:del w:id="261" w:author="Author">
        <w:r w:rsidRPr="005D1A8A" w:rsidDel="0076761B">
          <w:rPr>
            <w:lang w:val="en-US"/>
          </w:rPr>
          <w:delText>10 yr and 100yr winter storm (with associated current)</w:delText>
        </w:r>
        <w:bookmarkStart w:id="262" w:name="_Toc453062551"/>
        <w:bookmarkStart w:id="263" w:name="_Toc455407414"/>
        <w:bookmarkStart w:id="264" w:name="_Toc455407690"/>
        <w:bookmarkStart w:id="265" w:name="_Toc455413317"/>
        <w:bookmarkStart w:id="266" w:name="_Toc455414998"/>
        <w:bookmarkStart w:id="267" w:name="_Toc455415064"/>
        <w:bookmarkStart w:id="268" w:name="_Toc455416019"/>
        <w:bookmarkStart w:id="269" w:name="_Toc455416086"/>
        <w:bookmarkEnd w:id="262"/>
        <w:bookmarkEnd w:id="263"/>
        <w:bookmarkEnd w:id="264"/>
        <w:bookmarkEnd w:id="265"/>
        <w:bookmarkEnd w:id="266"/>
        <w:bookmarkEnd w:id="267"/>
        <w:bookmarkEnd w:id="268"/>
        <w:bookmarkEnd w:id="269"/>
      </w:del>
    </w:p>
    <w:p w14:paraId="23CE6B74" w14:textId="45E89702" w:rsidR="008C7604" w:rsidRPr="005D1A8A" w:rsidDel="0076761B" w:rsidRDefault="008C7604">
      <w:pPr>
        <w:pStyle w:val="Heading2"/>
        <w:ind w:left="0"/>
        <w:rPr>
          <w:del w:id="270" w:author="Author"/>
          <w:lang w:val="en-US"/>
        </w:rPr>
        <w:pPrChange w:id="271" w:author="Author">
          <w:pPr>
            <w:pStyle w:val="NormalIndent"/>
          </w:pPr>
        </w:pPrChange>
      </w:pPr>
      <w:del w:id="272" w:author="Author">
        <w:r w:rsidRPr="005D1A8A" w:rsidDel="0076761B">
          <w:rPr>
            <w:lang w:val="en-US"/>
          </w:rPr>
          <w:delText>10 yr and 100yr hurricane (with associated current)</w:delText>
        </w:r>
        <w:bookmarkStart w:id="273" w:name="_Toc453062552"/>
        <w:bookmarkStart w:id="274" w:name="_Toc455407415"/>
        <w:bookmarkStart w:id="275" w:name="_Toc455407691"/>
        <w:bookmarkStart w:id="276" w:name="_Toc455413318"/>
        <w:bookmarkStart w:id="277" w:name="_Toc455414999"/>
        <w:bookmarkStart w:id="278" w:name="_Toc455415065"/>
        <w:bookmarkStart w:id="279" w:name="_Toc455416020"/>
        <w:bookmarkStart w:id="280" w:name="_Toc455416087"/>
        <w:bookmarkEnd w:id="273"/>
        <w:bookmarkEnd w:id="274"/>
        <w:bookmarkEnd w:id="275"/>
        <w:bookmarkEnd w:id="276"/>
        <w:bookmarkEnd w:id="277"/>
        <w:bookmarkEnd w:id="278"/>
        <w:bookmarkEnd w:id="279"/>
        <w:bookmarkEnd w:id="280"/>
      </w:del>
    </w:p>
    <w:p w14:paraId="40FCF990" w14:textId="3F866F4B" w:rsidR="008C7604" w:rsidRPr="005D1A8A" w:rsidDel="0076761B" w:rsidRDefault="008C7604">
      <w:pPr>
        <w:pStyle w:val="Heading2"/>
        <w:ind w:left="0"/>
        <w:rPr>
          <w:del w:id="281" w:author="Author"/>
          <w:lang w:val="en-US"/>
        </w:rPr>
        <w:pPrChange w:id="282" w:author="Author">
          <w:pPr>
            <w:pStyle w:val="NormalIndent"/>
          </w:pPr>
        </w:pPrChange>
      </w:pPr>
      <w:del w:id="283" w:author="Author">
        <w:r w:rsidRPr="005D1A8A" w:rsidDel="0076761B">
          <w:rPr>
            <w:lang w:val="en-US"/>
          </w:rPr>
          <w:delText>10 yr and 100yr loop current conditions (with associated wave)</w:delText>
        </w:r>
        <w:bookmarkStart w:id="284" w:name="_Toc453062553"/>
        <w:bookmarkStart w:id="285" w:name="_Toc455407416"/>
        <w:bookmarkStart w:id="286" w:name="_Toc455407692"/>
        <w:bookmarkStart w:id="287" w:name="_Toc455413319"/>
        <w:bookmarkStart w:id="288" w:name="_Toc455415000"/>
        <w:bookmarkStart w:id="289" w:name="_Toc455415066"/>
        <w:bookmarkStart w:id="290" w:name="_Toc455416021"/>
        <w:bookmarkStart w:id="291" w:name="_Toc455416088"/>
        <w:bookmarkEnd w:id="284"/>
        <w:bookmarkEnd w:id="285"/>
        <w:bookmarkEnd w:id="286"/>
        <w:bookmarkEnd w:id="287"/>
        <w:bookmarkEnd w:id="288"/>
        <w:bookmarkEnd w:id="289"/>
        <w:bookmarkEnd w:id="290"/>
        <w:bookmarkEnd w:id="291"/>
      </w:del>
    </w:p>
    <w:p w14:paraId="54A421D5" w14:textId="23685EB3" w:rsidR="00A87EBB" w:rsidRPr="005D1A8A" w:rsidDel="0076761B" w:rsidRDefault="00A87EBB">
      <w:pPr>
        <w:pStyle w:val="Heading2"/>
        <w:ind w:left="0"/>
        <w:rPr>
          <w:del w:id="292" w:author="Author"/>
          <w:lang w:val="en-US"/>
        </w:rPr>
        <w:pPrChange w:id="293" w:author="Author">
          <w:pPr>
            <w:pStyle w:val="NormalIndent"/>
          </w:pPr>
        </w:pPrChange>
      </w:pPr>
      <w:bookmarkStart w:id="294" w:name="_Toc453062554"/>
      <w:bookmarkStart w:id="295" w:name="_Toc455407417"/>
      <w:bookmarkStart w:id="296" w:name="_Toc455407693"/>
      <w:bookmarkStart w:id="297" w:name="_Toc455413320"/>
      <w:bookmarkStart w:id="298" w:name="_Toc455415001"/>
      <w:bookmarkStart w:id="299" w:name="_Toc455415067"/>
      <w:bookmarkStart w:id="300" w:name="_Toc455416022"/>
      <w:bookmarkStart w:id="301" w:name="_Toc455416089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</w:p>
    <w:p w14:paraId="7C858C39" w14:textId="0D7C8579" w:rsidR="00A87EBB" w:rsidRPr="00444E7E" w:rsidRDefault="00A87EBB" w:rsidP="00A87EBB">
      <w:pPr>
        <w:pStyle w:val="Heading1"/>
        <w:rPr>
          <w:lang w:val="en-IN"/>
        </w:rPr>
      </w:pPr>
      <w:bookmarkStart w:id="302" w:name="_Toc455416090"/>
      <w:r w:rsidRPr="00444E7E">
        <w:rPr>
          <w:lang w:val="en-IN"/>
        </w:rPr>
        <w:t>Riser data</w:t>
      </w:r>
      <w:bookmarkEnd w:id="302"/>
    </w:p>
    <w:p w14:paraId="2A6155D4" w14:textId="77777777" w:rsidR="00A87EBB" w:rsidRPr="00444E7E" w:rsidRDefault="00A87EBB" w:rsidP="00A87EBB">
      <w:pPr>
        <w:pStyle w:val="NormalIndent"/>
        <w:rPr>
          <w:lang w:val="en-IN"/>
        </w:rPr>
      </w:pPr>
      <w:r w:rsidRPr="00444E7E">
        <w:rPr>
          <w:lang w:val="en-US"/>
        </w:rPr>
        <w:t>Riser analysis is conducted with the following assumptions:</w:t>
      </w:r>
    </w:p>
    <w:p w14:paraId="732667E0" w14:textId="77777777" w:rsidR="00A87EBB" w:rsidRPr="00444E7E" w:rsidRDefault="00A87EBB" w:rsidP="00A87EBB">
      <w:pPr>
        <w:pStyle w:val="NormalIndent"/>
        <w:rPr>
          <w:lang w:val="en-IN"/>
        </w:rPr>
      </w:pPr>
      <w:r w:rsidRPr="00444E7E">
        <w:rPr>
          <w:lang w:val="en-US"/>
        </w:rPr>
        <w:t>OD is 22” and thickness is 1.4”</w:t>
      </w:r>
    </w:p>
    <w:p w14:paraId="236BEF9E" w14:textId="75B12DAE" w:rsidR="00A87EBB" w:rsidRPr="00444E7E" w:rsidRDefault="00A87EBB" w:rsidP="00A87EBB">
      <w:pPr>
        <w:pStyle w:val="NormalIndent"/>
        <w:rPr>
          <w:lang w:val="en-IN"/>
        </w:rPr>
      </w:pPr>
      <w:r w:rsidRPr="00444E7E">
        <w:rPr>
          <w:lang w:val="en-US"/>
        </w:rPr>
        <w:t>No buoyancy is considered at top of region which can play critical role in down</w:t>
      </w:r>
      <w:r w:rsidR="009439C8">
        <w:rPr>
          <w:lang w:val="en-US"/>
        </w:rPr>
        <w:t xml:space="preserve"> </w:t>
      </w:r>
      <w:r w:rsidRPr="00444E7E">
        <w:rPr>
          <w:lang w:val="en-US"/>
        </w:rPr>
        <w:t>stroke when subjected to current loading</w:t>
      </w:r>
    </w:p>
    <w:p w14:paraId="7ED441F5" w14:textId="77777777" w:rsidR="00A87EBB" w:rsidRPr="00444E7E" w:rsidRDefault="00A87EBB" w:rsidP="00A87EBB">
      <w:pPr>
        <w:pStyle w:val="NormalIndent"/>
        <w:rPr>
          <w:lang w:val="en-IN"/>
        </w:rPr>
      </w:pPr>
      <w:r w:rsidRPr="00444E7E">
        <w:rPr>
          <w:lang w:val="en-US"/>
        </w:rPr>
        <w:t>The riser is modeled as a single Casing pipe.</w:t>
      </w:r>
    </w:p>
    <w:p w14:paraId="2FF351BC" w14:textId="77777777" w:rsidR="00A87EBB" w:rsidRPr="00444E7E" w:rsidRDefault="00A87EBB" w:rsidP="00A87EBB">
      <w:pPr>
        <w:pStyle w:val="NormalIndent"/>
        <w:rPr>
          <w:lang w:val="en-IN"/>
        </w:rPr>
      </w:pPr>
      <w:r w:rsidRPr="00444E7E">
        <w:rPr>
          <w:lang w:val="en-US"/>
        </w:rPr>
        <w:t xml:space="preserve">Tension factor of 1.4 with top tension of approximately 800 </w:t>
      </w:r>
      <w:proofErr w:type="spellStart"/>
      <w:r w:rsidRPr="00444E7E">
        <w:rPr>
          <w:lang w:val="en-US"/>
        </w:rPr>
        <w:t>mT.</w:t>
      </w:r>
      <w:proofErr w:type="spellEnd"/>
    </w:p>
    <w:p w14:paraId="24936B58" w14:textId="77777777" w:rsidR="00A87EBB" w:rsidRPr="00444E7E" w:rsidRDefault="00A87EBB" w:rsidP="00A87EBB">
      <w:pPr>
        <w:pStyle w:val="NormalIndent"/>
        <w:rPr>
          <w:lang w:val="en-IN"/>
        </w:rPr>
      </w:pPr>
      <w:r w:rsidRPr="00444E7E">
        <w:rPr>
          <w:lang w:val="en-US"/>
        </w:rPr>
        <w:t>Tide, storm surge and vessel draft are assumed for the riser stroke analysis.</w:t>
      </w:r>
    </w:p>
    <w:p w14:paraId="4689E4D6" w14:textId="77777777" w:rsidR="00A87EBB" w:rsidRDefault="00A87EBB" w:rsidP="00A87EBB">
      <w:pPr>
        <w:pStyle w:val="NormalIndent"/>
        <w:rPr>
          <w:ins w:id="303" w:author="Author"/>
          <w:lang w:val="en-US"/>
        </w:rPr>
      </w:pPr>
      <w:r w:rsidRPr="00444E7E">
        <w:rPr>
          <w:lang w:val="en-US"/>
        </w:rPr>
        <w:t>Riser stroke due to pressure and thermal expansion is assumed to be 1 m.</w:t>
      </w:r>
    </w:p>
    <w:p w14:paraId="62FBC249" w14:textId="77777777" w:rsidR="001471EE" w:rsidRDefault="001471EE" w:rsidP="00A87EBB">
      <w:pPr>
        <w:pStyle w:val="NormalIndent"/>
        <w:rPr>
          <w:ins w:id="304" w:author="Author"/>
          <w:lang w:val="en-US"/>
        </w:rPr>
      </w:pPr>
    </w:p>
    <w:p w14:paraId="6F5945EE" w14:textId="77777777" w:rsidR="001471EE" w:rsidRDefault="001471EE" w:rsidP="00A87EBB">
      <w:pPr>
        <w:pStyle w:val="NormalIndent"/>
        <w:rPr>
          <w:ins w:id="305" w:author="Author"/>
          <w:lang w:val="en-US"/>
        </w:rPr>
      </w:pPr>
    </w:p>
    <w:p w14:paraId="4EDCAC61" w14:textId="77777777" w:rsidR="001471EE" w:rsidRDefault="001471EE" w:rsidP="00A87EBB">
      <w:pPr>
        <w:pStyle w:val="NormalIndent"/>
        <w:rPr>
          <w:ins w:id="306" w:author="Author"/>
          <w:lang w:val="en-US"/>
        </w:rPr>
      </w:pPr>
    </w:p>
    <w:p w14:paraId="02CDD4E4" w14:textId="77777777" w:rsidR="001471EE" w:rsidRDefault="001471EE" w:rsidP="00A87EBB">
      <w:pPr>
        <w:pStyle w:val="NormalIndent"/>
        <w:rPr>
          <w:ins w:id="307" w:author="Author"/>
          <w:lang w:val="en-US"/>
        </w:rPr>
      </w:pPr>
    </w:p>
    <w:p w14:paraId="2D6CE587" w14:textId="77777777" w:rsidR="001471EE" w:rsidRDefault="001471EE" w:rsidP="00A87EBB">
      <w:pPr>
        <w:pStyle w:val="NormalIndent"/>
        <w:rPr>
          <w:ins w:id="308" w:author="Author"/>
          <w:lang w:val="en-US"/>
        </w:rPr>
      </w:pPr>
    </w:p>
    <w:p w14:paraId="45AE3673" w14:textId="77777777" w:rsidR="001471EE" w:rsidRDefault="001471EE" w:rsidP="00A87EBB">
      <w:pPr>
        <w:pStyle w:val="NormalIndent"/>
        <w:rPr>
          <w:ins w:id="309" w:author="Author"/>
          <w:lang w:val="en-US"/>
        </w:rPr>
      </w:pPr>
    </w:p>
    <w:p w14:paraId="476BB26B" w14:textId="77777777" w:rsidR="001471EE" w:rsidRDefault="001471EE" w:rsidP="00A87EBB">
      <w:pPr>
        <w:pStyle w:val="NormalIndent"/>
        <w:rPr>
          <w:ins w:id="310" w:author="Author"/>
          <w:lang w:val="en-US"/>
        </w:rPr>
      </w:pPr>
    </w:p>
    <w:p w14:paraId="09A88825" w14:textId="77777777" w:rsidR="001471EE" w:rsidRDefault="001471EE" w:rsidP="00A87EBB">
      <w:pPr>
        <w:pStyle w:val="NormalIndent"/>
        <w:rPr>
          <w:ins w:id="311" w:author="Author"/>
          <w:lang w:val="en-US"/>
        </w:rPr>
      </w:pPr>
    </w:p>
    <w:p w14:paraId="217B9BAE" w14:textId="77777777" w:rsidR="001471EE" w:rsidRDefault="001471EE" w:rsidP="00A87EBB">
      <w:pPr>
        <w:pStyle w:val="NormalIndent"/>
        <w:rPr>
          <w:ins w:id="312" w:author="Author"/>
          <w:lang w:val="en-US"/>
        </w:rPr>
      </w:pPr>
    </w:p>
    <w:p w14:paraId="1E102A72" w14:textId="77777777" w:rsidR="001471EE" w:rsidRDefault="001471EE" w:rsidP="00A87EBB">
      <w:pPr>
        <w:pStyle w:val="NormalIndent"/>
        <w:rPr>
          <w:ins w:id="313" w:author="Author"/>
          <w:lang w:val="en-US"/>
        </w:rPr>
      </w:pPr>
    </w:p>
    <w:p w14:paraId="6D390EC9" w14:textId="77777777" w:rsidR="001471EE" w:rsidRDefault="001471EE" w:rsidP="00A87EBB">
      <w:pPr>
        <w:pStyle w:val="NormalIndent"/>
        <w:rPr>
          <w:ins w:id="314" w:author="Author"/>
          <w:lang w:val="en-US"/>
        </w:rPr>
      </w:pPr>
    </w:p>
    <w:p w14:paraId="40F917C6" w14:textId="77777777" w:rsidR="001471EE" w:rsidRDefault="001471EE" w:rsidP="00A87EBB">
      <w:pPr>
        <w:pStyle w:val="NormalIndent"/>
        <w:rPr>
          <w:ins w:id="315" w:author="Author"/>
          <w:lang w:val="en-US"/>
        </w:rPr>
      </w:pPr>
    </w:p>
    <w:p w14:paraId="2F11F05B" w14:textId="77777777" w:rsidR="001471EE" w:rsidRDefault="001471EE" w:rsidP="00A87EBB">
      <w:pPr>
        <w:pStyle w:val="NormalIndent"/>
        <w:rPr>
          <w:ins w:id="316" w:author="Author"/>
          <w:lang w:val="en-US"/>
        </w:rPr>
      </w:pPr>
    </w:p>
    <w:p w14:paraId="5E3E9C56" w14:textId="77777777" w:rsidR="001471EE" w:rsidRDefault="001471EE" w:rsidP="00A87EBB">
      <w:pPr>
        <w:pStyle w:val="NormalIndent"/>
        <w:rPr>
          <w:ins w:id="317" w:author="Author"/>
          <w:lang w:val="en-US"/>
        </w:rPr>
      </w:pPr>
    </w:p>
    <w:p w14:paraId="230081CF" w14:textId="77777777" w:rsidR="001471EE" w:rsidRDefault="001471EE" w:rsidP="00A87EBB">
      <w:pPr>
        <w:pStyle w:val="NormalIndent"/>
        <w:rPr>
          <w:ins w:id="318" w:author="Author"/>
          <w:lang w:val="en-US"/>
        </w:rPr>
      </w:pPr>
    </w:p>
    <w:p w14:paraId="6580B19F" w14:textId="77777777" w:rsidR="001471EE" w:rsidRDefault="001471EE" w:rsidP="00A87EBB">
      <w:pPr>
        <w:pStyle w:val="NormalIndent"/>
        <w:rPr>
          <w:ins w:id="319" w:author="Author"/>
          <w:lang w:val="en-US"/>
        </w:rPr>
      </w:pPr>
    </w:p>
    <w:p w14:paraId="152B0F49" w14:textId="77777777" w:rsidR="001471EE" w:rsidRDefault="001471EE" w:rsidP="00A87EBB">
      <w:pPr>
        <w:pStyle w:val="NormalIndent"/>
        <w:rPr>
          <w:ins w:id="320" w:author="Author"/>
          <w:lang w:val="en-US"/>
        </w:rPr>
      </w:pPr>
    </w:p>
    <w:p w14:paraId="2FF613ED" w14:textId="77777777" w:rsidR="001471EE" w:rsidRDefault="001471EE" w:rsidP="00A87EBB">
      <w:pPr>
        <w:pStyle w:val="NormalIndent"/>
        <w:rPr>
          <w:ins w:id="321" w:author="Author"/>
          <w:lang w:val="en-US"/>
        </w:rPr>
      </w:pPr>
    </w:p>
    <w:p w14:paraId="0E672B9D" w14:textId="77777777" w:rsidR="001471EE" w:rsidRDefault="001471EE" w:rsidP="00A87EBB">
      <w:pPr>
        <w:pStyle w:val="NormalIndent"/>
        <w:rPr>
          <w:ins w:id="322" w:author="Author"/>
          <w:lang w:val="en-US"/>
        </w:rPr>
      </w:pPr>
    </w:p>
    <w:p w14:paraId="2700E893" w14:textId="77777777" w:rsidR="001471EE" w:rsidRDefault="001471EE" w:rsidP="00A87EBB">
      <w:pPr>
        <w:pStyle w:val="NormalIndent"/>
        <w:rPr>
          <w:ins w:id="323" w:author="Author"/>
          <w:lang w:val="en-US"/>
        </w:rPr>
      </w:pPr>
    </w:p>
    <w:p w14:paraId="68E70E44" w14:textId="77777777" w:rsidR="001471EE" w:rsidRDefault="001471EE" w:rsidP="00A87EBB">
      <w:pPr>
        <w:pStyle w:val="NormalIndent"/>
        <w:rPr>
          <w:ins w:id="324" w:author="Author"/>
          <w:lang w:val="en-US"/>
        </w:rPr>
      </w:pPr>
    </w:p>
    <w:p w14:paraId="031B2FC2" w14:textId="77777777" w:rsidR="001471EE" w:rsidRDefault="001471EE" w:rsidP="00A87EBB">
      <w:pPr>
        <w:pStyle w:val="NormalIndent"/>
        <w:rPr>
          <w:ins w:id="325" w:author="Author"/>
          <w:lang w:val="en-US"/>
        </w:rPr>
      </w:pPr>
    </w:p>
    <w:p w14:paraId="4503CBEA" w14:textId="77777777" w:rsidR="001471EE" w:rsidRDefault="001471EE" w:rsidP="00A87EBB">
      <w:pPr>
        <w:pStyle w:val="NormalIndent"/>
        <w:rPr>
          <w:ins w:id="326" w:author="Author"/>
          <w:lang w:val="en-US"/>
        </w:rPr>
      </w:pPr>
    </w:p>
    <w:p w14:paraId="3DB2B0D1" w14:textId="77777777" w:rsidR="001471EE" w:rsidRDefault="001471EE" w:rsidP="00A87EBB">
      <w:pPr>
        <w:pStyle w:val="NormalIndent"/>
        <w:rPr>
          <w:ins w:id="327" w:author="Author"/>
          <w:lang w:val="en-US"/>
        </w:rPr>
      </w:pPr>
    </w:p>
    <w:p w14:paraId="0B36267C" w14:textId="77777777" w:rsidR="001471EE" w:rsidRDefault="001471EE" w:rsidP="00A87EBB">
      <w:pPr>
        <w:pStyle w:val="NormalIndent"/>
        <w:rPr>
          <w:ins w:id="328" w:author="Author"/>
          <w:lang w:val="en-US"/>
        </w:rPr>
      </w:pPr>
    </w:p>
    <w:p w14:paraId="376F0D62" w14:textId="77777777" w:rsidR="001471EE" w:rsidRPr="00C20D6E" w:rsidRDefault="001471EE" w:rsidP="00A87EBB">
      <w:pPr>
        <w:pStyle w:val="NormalIndent"/>
        <w:rPr>
          <w:ins w:id="329" w:author="Author"/>
          <w:szCs w:val="24"/>
          <w:lang w:val="en-US"/>
        </w:rPr>
      </w:pPr>
    </w:p>
    <w:p w14:paraId="73802A28" w14:textId="2E2ADEC5" w:rsidR="001471EE" w:rsidRPr="00C20D6E" w:rsidRDefault="00BC0BE3">
      <w:pPr>
        <w:pStyle w:val="Heading2"/>
        <w:ind w:left="794"/>
        <w:rPr>
          <w:ins w:id="330" w:author="Author"/>
          <w:szCs w:val="24"/>
          <w:lang w:val="en-US"/>
        </w:rPr>
        <w:pPrChange w:id="331" w:author="Author">
          <w:pPr>
            <w:pStyle w:val="NormalIndent"/>
          </w:pPr>
        </w:pPrChange>
      </w:pPr>
      <w:bookmarkStart w:id="332" w:name="_Toc455416091"/>
      <w:ins w:id="333" w:author="Author">
        <w:r w:rsidRPr="00C20D6E">
          <w:rPr>
            <w:szCs w:val="24"/>
            <w:lang w:val="en-US"/>
          </w:rPr>
          <w:t>Riser Configuration Summary</w:t>
        </w:r>
        <w:bookmarkEnd w:id="332"/>
      </w:ins>
    </w:p>
    <w:tbl>
      <w:tblPr>
        <w:tblW w:w="7538" w:type="dxa"/>
        <w:tblLook w:val="04A0" w:firstRow="1" w:lastRow="0" w:firstColumn="1" w:lastColumn="0" w:noHBand="0" w:noVBand="1"/>
      </w:tblPr>
      <w:tblGrid>
        <w:gridCol w:w="3698"/>
        <w:gridCol w:w="960"/>
        <w:gridCol w:w="960"/>
        <w:gridCol w:w="960"/>
        <w:gridCol w:w="1116"/>
      </w:tblGrid>
      <w:tr w:rsidR="001471EE" w:rsidRPr="001471EE" w14:paraId="12CC1978" w14:textId="77777777" w:rsidTr="001471EE">
        <w:trPr>
          <w:trHeight w:val="255"/>
          <w:ins w:id="334" w:author="Autho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30D9" w14:textId="77777777" w:rsidR="001471EE" w:rsidRPr="00B54CE4" w:rsidRDefault="001471EE" w:rsidP="001471EE">
            <w:pPr>
              <w:jc w:val="left"/>
              <w:rPr>
                <w:ins w:id="335" w:author="Author"/>
                <w:rFonts w:ascii="Arial" w:hAnsi="Arial" w:cs="Arial"/>
                <w:color w:val="0000FF"/>
                <w:sz w:val="32"/>
                <w:szCs w:val="32"/>
                <w:lang w:val="en-IN" w:eastAsia="en-IN"/>
                <w:rPrChange w:id="336" w:author="Author">
                  <w:rPr>
                    <w:ins w:id="33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38" w:author="Author">
              <w:r w:rsidRPr="00B54CE4">
                <w:rPr>
                  <w:rFonts w:ascii="Arial" w:hAnsi="Arial" w:cs="Arial"/>
                  <w:color w:val="000000" w:themeColor="text1"/>
                  <w:sz w:val="32"/>
                  <w:szCs w:val="32"/>
                  <w:lang w:val="en-IN" w:eastAsia="en-IN"/>
                  <w:rPrChange w:id="33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Riser Properties</w:t>
              </w:r>
            </w:ins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3E035" w14:textId="2763EF9F" w:rsidR="001471EE" w:rsidRPr="001471EE" w:rsidRDefault="001471EE" w:rsidP="001471EE">
            <w:pPr>
              <w:jc w:val="left"/>
              <w:rPr>
                <w:ins w:id="340" w:author="Author"/>
                <w:rFonts w:ascii="Arial" w:hAnsi="Arial" w:cs="Arial"/>
                <w:color w:val="0000FF"/>
                <w:sz w:val="20"/>
                <w:lang w:val="en-IN" w:eastAsia="en-IN"/>
              </w:rPr>
            </w:pPr>
            <w:ins w:id="341" w:author="Author">
              <w:r w:rsidRPr="001471EE">
                <w:rPr>
                  <w:rFonts w:ascii="Arial" w:hAnsi="Arial" w:cs="Arial"/>
                  <w:color w:val="0000FF"/>
                  <w:sz w:val="20"/>
                  <w:lang w:val="en-IN" w:eastAsia="en-IN"/>
                </w:rPr>
                <w:t> </w:t>
              </w:r>
              <w:r w:rsidR="00BC0BE3">
                <w:rPr>
                  <w:rFonts w:ascii="Arial" w:hAnsi="Arial" w:cs="Arial"/>
                  <w:color w:val="0000FF"/>
                  <w:sz w:val="20"/>
                  <w:lang w:val="en-IN" w:eastAsia="en-IN"/>
                </w:rPr>
                <w:t xml:space="preserve">Units </w:t>
              </w:r>
            </w:ins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D0FE6" w14:textId="77777777" w:rsidR="001471EE" w:rsidRPr="001471EE" w:rsidRDefault="001471EE" w:rsidP="001471EE">
            <w:pPr>
              <w:jc w:val="left"/>
              <w:rPr>
                <w:ins w:id="342" w:author="Author"/>
                <w:rFonts w:ascii="Arial" w:hAnsi="Arial" w:cs="Arial"/>
                <w:color w:val="0000FF"/>
                <w:sz w:val="20"/>
                <w:lang w:val="en-IN" w:eastAsia="en-IN"/>
              </w:rPr>
            </w:pPr>
            <w:ins w:id="343" w:author="Author">
              <w:r w:rsidRPr="001471EE">
                <w:rPr>
                  <w:rFonts w:ascii="Arial" w:hAnsi="Arial" w:cs="Arial"/>
                  <w:color w:val="0000FF"/>
                  <w:sz w:val="20"/>
                  <w:lang w:val="en-IN" w:eastAsia="en-IN"/>
                </w:rPr>
                <w:t> </w:t>
              </w:r>
            </w:ins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79856" w14:textId="77777777" w:rsidR="001471EE" w:rsidRPr="001471EE" w:rsidRDefault="001471EE" w:rsidP="001471EE">
            <w:pPr>
              <w:jc w:val="left"/>
              <w:rPr>
                <w:ins w:id="344" w:author="Author"/>
                <w:rFonts w:ascii="Arial" w:hAnsi="Arial" w:cs="Arial"/>
                <w:color w:val="0000FF"/>
                <w:sz w:val="20"/>
                <w:lang w:val="en-IN" w:eastAsia="en-IN"/>
              </w:rPr>
            </w:pPr>
            <w:ins w:id="345" w:author="Author">
              <w:r w:rsidRPr="001471EE">
                <w:rPr>
                  <w:rFonts w:ascii="Arial" w:hAnsi="Arial" w:cs="Arial"/>
                  <w:color w:val="0000FF"/>
                  <w:sz w:val="20"/>
                  <w:lang w:val="en-IN" w:eastAsia="en-IN"/>
                </w:rPr>
                <w:t>Units</w:t>
              </w:r>
            </w:ins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BF468" w14:textId="77777777" w:rsidR="001471EE" w:rsidRPr="001471EE" w:rsidRDefault="001471EE" w:rsidP="001471EE">
            <w:pPr>
              <w:jc w:val="left"/>
              <w:rPr>
                <w:ins w:id="346" w:author="Author"/>
                <w:rFonts w:ascii="Arial" w:hAnsi="Arial" w:cs="Arial"/>
                <w:color w:val="0000FF"/>
                <w:sz w:val="20"/>
                <w:lang w:val="en-IN" w:eastAsia="en-IN"/>
              </w:rPr>
            </w:pPr>
            <w:ins w:id="347" w:author="Author">
              <w:r w:rsidRPr="001471EE">
                <w:rPr>
                  <w:rFonts w:ascii="Arial" w:hAnsi="Arial" w:cs="Arial"/>
                  <w:color w:val="0000FF"/>
                  <w:sz w:val="20"/>
                  <w:lang w:val="en-IN" w:eastAsia="en-IN"/>
                </w:rPr>
                <w:t> </w:t>
              </w:r>
            </w:ins>
          </w:p>
        </w:tc>
      </w:tr>
      <w:tr w:rsidR="001471EE" w:rsidRPr="00B54CE4" w14:paraId="379FAED2" w14:textId="77777777" w:rsidTr="001471EE">
        <w:trPr>
          <w:trHeight w:val="255"/>
          <w:ins w:id="348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9C259" w14:textId="77777777" w:rsidR="001471EE" w:rsidRPr="00B54CE4" w:rsidRDefault="001471EE" w:rsidP="001471EE">
            <w:pPr>
              <w:jc w:val="left"/>
              <w:rPr>
                <w:ins w:id="349" w:author="Author"/>
                <w:color w:val="0000FF"/>
                <w:szCs w:val="24"/>
                <w:lang w:val="en-IN" w:eastAsia="en-IN"/>
                <w:rPrChange w:id="350" w:author="Author">
                  <w:rPr>
                    <w:ins w:id="35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52" w:author="Author">
              <w:r w:rsidRPr="00B54CE4">
                <w:rPr>
                  <w:color w:val="0000FF"/>
                  <w:szCs w:val="24"/>
                  <w:lang w:val="en-IN" w:eastAsia="en-IN"/>
                  <w:rPrChange w:id="35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OD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19B30" w14:textId="77777777" w:rsidR="001471EE" w:rsidRPr="00B54CE4" w:rsidRDefault="001471EE" w:rsidP="001471EE">
            <w:pPr>
              <w:jc w:val="left"/>
              <w:rPr>
                <w:ins w:id="354" w:author="Author"/>
                <w:color w:val="0000FF"/>
                <w:szCs w:val="24"/>
                <w:lang w:val="en-IN" w:eastAsia="en-IN"/>
                <w:rPrChange w:id="355" w:author="Author">
                  <w:rPr>
                    <w:ins w:id="35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57" w:author="Author">
              <w:r w:rsidRPr="00B54CE4">
                <w:rPr>
                  <w:color w:val="0000FF"/>
                  <w:szCs w:val="24"/>
                  <w:lang w:val="en-IN" w:eastAsia="en-IN"/>
                  <w:rPrChange w:id="35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Inch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4585" w14:textId="77777777" w:rsidR="001471EE" w:rsidRPr="00B54CE4" w:rsidRDefault="001471EE" w:rsidP="001471EE">
            <w:pPr>
              <w:jc w:val="right"/>
              <w:rPr>
                <w:ins w:id="359" w:author="Author"/>
                <w:color w:val="0000FF"/>
                <w:szCs w:val="24"/>
                <w:lang w:val="en-IN" w:eastAsia="en-IN"/>
                <w:rPrChange w:id="360" w:author="Author">
                  <w:rPr>
                    <w:ins w:id="36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62" w:author="Author">
              <w:r w:rsidRPr="00B54CE4">
                <w:rPr>
                  <w:color w:val="0000FF"/>
                  <w:szCs w:val="24"/>
                  <w:lang w:val="en-IN" w:eastAsia="en-IN"/>
                  <w:rPrChange w:id="36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22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6EB4A" w14:textId="77777777" w:rsidR="001471EE" w:rsidRPr="00B54CE4" w:rsidRDefault="001471EE" w:rsidP="001471EE">
            <w:pPr>
              <w:jc w:val="left"/>
              <w:rPr>
                <w:ins w:id="364" w:author="Author"/>
                <w:color w:val="0000FF"/>
                <w:szCs w:val="24"/>
                <w:lang w:val="en-IN" w:eastAsia="en-IN"/>
                <w:rPrChange w:id="365" w:author="Author">
                  <w:rPr>
                    <w:ins w:id="36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67" w:author="Author">
              <w:r w:rsidRPr="00B54CE4">
                <w:rPr>
                  <w:color w:val="0000FF"/>
                  <w:szCs w:val="24"/>
                  <w:lang w:val="en-IN" w:eastAsia="en-IN"/>
                  <w:rPrChange w:id="36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45E7" w14:textId="77777777" w:rsidR="001471EE" w:rsidRPr="00B54CE4" w:rsidRDefault="001471EE" w:rsidP="001471EE">
            <w:pPr>
              <w:jc w:val="right"/>
              <w:rPr>
                <w:ins w:id="369" w:author="Author"/>
                <w:color w:val="0000FF"/>
                <w:szCs w:val="24"/>
                <w:lang w:val="en-IN" w:eastAsia="en-IN"/>
                <w:rPrChange w:id="370" w:author="Author">
                  <w:rPr>
                    <w:ins w:id="37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72" w:author="Author">
              <w:r w:rsidRPr="00B54CE4">
                <w:rPr>
                  <w:color w:val="0000FF"/>
                  <w:szCs w:val="24"/>
                  <w:lang w:val="en-IN" w:eastAsia="en-IN"/>
                  <w:rPrChange w:id="37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0.5588</w:t>
              </w:r>
            </w:ins>
          </w:p>
        </w:tc>
      </w:tr>
      <w:tr w:rsidR="001471EE" w:rsidRPr="00B54CE4" w14:paraId="1B7C51A8" w14:textId="77777777" w:rsidTr="001471EE">
        <w:trPr>
          <w:trHeight w:val="255"/>
          <w:ins w:id="374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28A74" w14:textId="77777777" w:rsidR="001471EE" w:rsidRPr="00B54CE4" w:rsidRDefault="001471EE" w:rsidP="001471EE">
            <w:pPr>
              <w:jc w:val="left"/>
              <w:rPr>
                <w:ins w:id="375" w:author="Author"/>
                <w:color w:val="0000FF"/>
                <w:szCs w:val="24"/>
                <w:lang w:val="en-IN" w:eastAsia="en-IN"/>
                <w:rPrChange w:id="376" w:author="Author">
                  <w:rPr>
                    <w:ins w:id="37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78" w:author="Author">
              <w:r w:rsidRPr="00B54CE4">
                <w:rPr>
                  <w:color w:val="0000FF"/>
                  <w:szCs w:val="24"/>
                  <w:lang w:val="en-IN" w:eastAsia="en-IN"/>
                  <w:rPrChange w:id="37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WT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647A6" w14:textId="77777777" w:rsidR="001471EE" w:rsidRPr="00B54CE4" w:rsidRDefault="001471EE" w:rsidP="001471EE">
            <w:pPr>
              <w:jc w:val="left"/>
              <w:rPr>
                <w:ins w:id="380" w:author="Author"/>
                <w:color w:val="0000FF"/>
                <w:szCs w:val="24"/>
                <w:lang w:val="en-IN" w:eastAsia="en-IN"/>
                <w:rPrChange w:id="381" w:author="Author">
                  <w:rPr>
                    <w:ins w:id="38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83" w:author="Author">
              <w:r w:rsidRPr="00B54CE4">
                <w:rPr>
                  <w:color w:val="0000FF"/>
                  <w:szCs w:val="24"/>
                  <w:lang w:val="en-IN" w:eastAsia="en-IN"/>
                  <w:rPrChange w:id="38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Inch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79E64" w14:textId="77777777" w:rsidR="001471EE" w:rsidRPr="00B54CE4" w:rsidRDefault="001471EE" w:rsidP="001471EE">
            <w:pPr>
              <w:jc w:val="right"/>
              <w:rPr>
                <w:ins w:id="385" w:author="Author"/>
                <w:color w:val="0000FF"/>
                <w:szCs w:val="24"/>
                <w:lang w:val="en-IN" w:eastAsia="en-IN"/>
                <w:rPrChange w:id="386" w:author="Author">
                  <w:rPr>
                    <w:ins w:id="38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88" w:author="Author">
              <w:r w:rsidRPr="00B54CE4">
                <w:rPr>
                  <w:color w:val="0000FF"/>
                  <w:szCs w:val="24"/>
                  <w:lang w:val="en-IN" w:eastAsia="en-IN"/>
                  <w:rPrChange w:id="38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1.4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46289" w14:textId="77777777" w:rsidR="001471EE" w:rsidRPr="00B54CE4" w:rsidRDefault="001471EE" w:rsidP="001471EE">
            <w:pPr>
              <w:jc w:val="left"/>
              <w:rPr>
                <w:ins w:id="390" w:author="Author"/>
                <w:color w:val="0000FF"/>
                <w:szCs w:val="24"/>
                <w:lang w:val="en-IN" w:eastAsia="en-IN"/>
                <w:rPrChange w:id="391" w:author="Author">
                  <w:rPr>
                    <w:ins w:id="39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93" w:author="Author">
              <w:r w:rsidRPr="00B54CE4">
                <w:rPr>
                  <w:color w:val="0000FF"/>
                  <w:szCs w:val="24"/>
                  <w:lang w:val="en-IN" w:eastAsia="en-IN"/>
                  <w:rPrChange w:id="39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4CD13" w14:textId="77777777" w:rsidR="001471EE" w:rsidRPr="00B54CE4" w:rsidRDefault="001471EE" w:rsidP="001471EE">
            <w:pPr>
              <w:jc w:val="right"/>
              <w:rPr>
                <w:ins w:id="395" w:author="Author"/>
                <w:color w:val="0000FF"/>
                <w:szCs w:val="24"/>
                <w:lang w:val="en-IN" w:eastAsia="en-IN"/>
                <w:rPrChange w:id="396" w:author="Author">
                  <w:rPr>
                    <w:ins w:id="39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398" w:author="Author">
              <w:r w:rsidRPr="00B54CE4">
                <w:rPr>
                  <w:color w:val="0000FF"/>
                  <w:szCs w:val="24"/>
                  <w:lang w:val="en-IN" w:eastAsia="en-IN"/>
                  <w:rPrChange w:id="39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0.03556</w:t>
              </w:r>
            </w:ins>
          </w:p>
        </w:tc>
      </w:tr>
      <w:tr w:rsidR="001471EE" w:rsidRPr="00B54CE4" w14:paraId="27377BF5" w14:textId="77777777" w:rsidTr="001471EE">
        <w:trPr>
          <w:trHeight w:val="255"/>
          <w:ins w:id="400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56843" w14:textId="77777777" w:rsidR="001471EE" w:rsidRPr="00B54CE4" w:rsidRDefault="001471EE" w:rsidP="001471EE">
            <w:pPr>
              <w:jc w:val="left"/>
              <w:rPr>
                <w:ins w:id="401" w:author="Author"/>
                <w:color w:val="0000FF"/>
                <w:szCs w:val="24"/>
                <w:lang w:val="en-IN" w:eastAsia="en-IN"/>
                <w:rPrChange w:id="402" w:author="Author">
                  <w:rPr>
                    <w:ins w:id="40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04" w:author="Author">
              <w:r w:rsidRPr="00B54CE4">
                <w:rPr>
                  <w:color w:val="0000FF"/>
                  <w:szCs w:val="24"/>
                  <w:lang w:val="en-IN" w:eastAsia="en-IN"/>
                  <w:rPrChange w:id="40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ID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D77BA" w14:textId="77777777" w:rsidR="001471EE" w:rsidRPr="00B54CE4" w:rsidRDefault="001471EE" w:rsidP="001471EE">
            <w:pPr>
              <w:jc w:val="left"/>
              <w:rPr>
                <w:ins w:id="406" w:author="Author"/>
                <w:color w:val="0000FF"/>
                <w:szCs w:val="24"/>
                <w:lang w:val="en-IN" w:eastAsia="en-IN"/>
                <w:rPrChange w:id="407" w:author="Author">
                  <w:rPr>
                    <w:ins w:id="40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09" w:author="Author">
              <w:r w:rsidRPr="00B54CE4">
                <w:rPr>
                  <w:color w:val="0000FF"/>
                  <w:szCs w:val="24"/>
                  <w:lang w:val="en-IN" w:eastAsia="en-IN"/>
                  <w:rPrChange w:id="41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Inch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70CE9" w14:textId="77777777" w:rsidR="001471EE" w:rsidRPr="00B54CE4" w:rsidRDefault="001471EE" w:rsidP="001471EE">
            <w:pPr>
              <w:jc w:val="right"/>
              <w:rPr>
                <w:ins w:id="411" w:author="Author"/>
                <w:color w:val="0000FF"/>
                <w:szCs w:val="24"/>
                <w:lang w:val="en-IN" w:eastAsia="en-IN"/>
                <w:rPrChange w:id="412" w:author="Author">
                  <w:rPr>
                    <w:ins w:id="41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14" w:author="Author">
              <w:r w:rsidRPr="00B54CE4">
                <w:rPr>
                  <w:color w:val="0000FF"/>
                  <w:szCs w:val="24"/>
                  <w:lang w:val="en-IN" w:eastAsia="en-IN"/>
                  <w:rPrChange w:id="41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19.2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72787" w14:textId="77777777" w:rsidR="001471EE" w:rsidRPr="00B54CE4" w:rsidRDefault="001471EE" w:rsidP="001471EE">
            <w:pPr>
              <w:jc w:val="left"/>
              <w:rPr>
                <w:ins w:id="416" w:author="Author"/>
                <w:color w:val="0000FF"/>
                <w:szCs w:val="24"/>
                <w:lang w:val="en-IN" w:eastAsia="en-IN"/>
                <w:rPrChange w:id="417" w:author="Author">
                  <w:rPr>
                    <w:ins w:id="41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19" w:author="Author">
              <w:r w:rsidRPr="00B54CE4">
                <w:rPr>
                  <w:color w:val="0000FF"/>
                  <w:szCs w:val="24"/>
                  <w:lang w:val="en-IN" w:eastAsia="en-IN"/>
                  <w:rPrChange w:id="42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43A91" w14:textId="77777777" w:rsidR="001471EE" w:rsidRPr="00B54CE4" w:rsidRDefault="001471EE" w:rsidP="001471EE">
            <w:pPr>
              <w:jc w:val="right"/>
              <w:rPr>
                <w:ins w:id="421" w:author="Author"/>
                <w:color w:val="0000FF"/>
                <w:szCs w:val="24"/>
                <w:lang w:val="en-IN" w:eastAsia="en-IN"/>
                <w:rPrChange w:id="422" w:author="Author">
                  <w:rPr>
                    <w:ins w:id="42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24" w:author="Author">
              <w:r w:rsidRPr="00B54CE4">
                <w:rPr>
                  <w:color w:val="0000FF"/>
                  <w:szCs w:val="24"/>
                  <w:lang w:val="en-IN" w:eastAsia="en-IN"/>
                  <w:rPrChange w:id="42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0.48768</w:t>
              </w:r>
            </w:ins>
          </w:p>
        </w:tc>
      </w:tr>
      <w:tr w:rsidR="001471EE" w:rsidRPr="00B54CE4" w14:paraId="54173367" w14:textId="77777777" w:rsidTr="001471EE">
        <w:trPr>
          <w:trHeight w:val="255"/>
          <w:ins w:id="426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3116" w14:textId="77777777" w:rsidR="001471EE" w:rsidRPr="00B54CE4" w:rsidRDefault="001471EE" w:rsidP="001471EE">
            <w:pPr>
              <w:jc w:val="left"/>
              <w:rPr>
                <w:ins w:id="427" w:author="Author"/>
                <w:color w:val="0000FF"/>
                <w:szCs w:val="24"/>
                <w:lang w:val="en-IN" w:eastAsia="en-IN"/>
                <w:rPrChange w:id="428" w:author="Author">
                  <w:rPr>
                    <w:ins w:id="42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30" w:author="Author">
              <w:r w:rsidRPr="00B54CE4">
                <w:rPr>
                  <w:color w:val="0000FF"/>
                  <w:szCs w:val="24"/>
                  <w:lang w:val="en-IN" w:eastAsia="en-IN"/>
                  <w:rPrChange w:id="43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Density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6CC9E" w14:textId="77777777" w:rsidR="001471EE" w:rsidRPr="00B54CE4" w:rsidRDefault="001471EE" w:rsidP="001471EE">
            <w:pPr>
              <w:jc w:val="left"/>
              <w:rPr>
                <w:ins w:id="432" w:author="Author"/>
                <w:color w:val="0000FF"/>
                <w:szCs w:val="24"/>
                <w:lang w:val="en-IN" w:eastAsia="en-IN"/>
                <w:rPrChange w:id="433" w:author="Author">
                  <w:rPr>
                    <w:ins w:id="43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35" w:author="Author">
              <w:r w:rsidRPr="00B54CE4">
                <w:rPr>
                  <w:color w:val="0000FF"/>
                  <w:szCs w:val="24"/>
                  <w:lang w:val="en-IN" w:eastAsia="en-IN"/>
                  <w:rPrChange w:id="43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4A902" w14:textId="77777777" w:rsidR="001471EE" w:rsidRPr="00B54CE4" w:rsidRDefault="001471EE" w:rsidP="001471EE">
            <w:pPr>
              <w:jc w:val="left"/>
              <w:rPr>
                <w:ins w:id="437" w:author="Author"/>
                <w:color w:val="0000FF"/>
                <w:szCs w:val="24"/>
                <w:lang w:val="en-IN" w:eastAsia="en-IN"/>
                <w:rPrChange w:id="438" w:author="Author">
                  <w:rPr>
                    <w:ins w:id="43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40" w:author="Author">
              <w:r w:rsidRPr="00B54CE4">
                <w:rPr>
                  <w:color w:val="0000FF"/>
                  <w:szCs w:val="24"/>
                  <w:lang w:val="en-IN" w:eastAsia="en-IN"/>
                  <w:rPrChange w:id="44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482E0" w14:textId="77777777" w:rsidR="001471EE" w:rsidRPr="00B54CE4" w:rsidRDefault="001471EE" w:rsidP="001471EE">
            <w:pPr>
              <w:jc w:val="left"/>
              <w:rPr>
                <w:ins w:id="442" w:author="Author"/>
                <w:color w:val="0000FF"/>
                <w:szCs w:val="24"/>
                <w:lang w:val="en-IN" w:eastAsia="en-IN"/>
                <w:rPrChange w:id="443" w:author="Author">
                  <w:rPr>
                    <w:ins w:id="44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45" w:author="Author">
              <w:r w:rsidRPr="00B54CE4">
                <w:rPr>
                  <w:color w:val="0000FF"/>
                  <w:szCs w:val="24"/>
                  <w:lang w:val="en-IN" w:eastAsia="en-IN"/>
                  <w:rPrChange w:id="44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kg/m3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D9A5A" w14:textId="77777777" w:rsidR="001471EE" w:rsidRPr="00B54CE4" w:rsidRDefault="001471EE" w:rsidP="001471EE">
            <w:pPr>
              <w:jc w:val="right"/>
              <w:rPr>
                <w:ins w:id="447" w:author="Author"/>
                <w:color w:val="0000FF"/>
                <w:szCs w:val="24"/>
                <w:lang w:val="en-IN" w:eastAsia="en-IN"/>
                <w:rPrChange w:id="448" w:author="Author">
                  <w:rPr>
                    <w:ins w:id="44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50" w:author="Author">
              <w:r w:rsidRPr="00B54CE4">
                <w:rPr>
                  <w:color w:val="0000FF"/>
                  <w:szCs w:val="24"/>
                  <w:lang w:val="en-IN" w:eastAsia="en-IN"/>
                  <w:rPrChange w:id="45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7850</w:t>
              </w:r>
            </w:ins>
          </w:p>
        </w:tc>
      </w:tr>
      <w:tr w:rsidR="001471EE" w:rsidRPr="00B54CE4" w14:paraId="1359C212" w14:textId="77777777" w:rsidTr="001471EE">
        <w:trPr>
          <w:trHeight w:val="255"/>
          <w:ins w:id="452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BE5EA" w14:textId="77777777" w:rsidR="001471EE" w:rsidRPr="00B54CE4" w:rsidRDefault="001471EE" w:rsidP="001471EE">
            <w:pPr>
              <w:jc w:val="left"/>
              <w:rPr>
                <w:ins w:id="453" w:author="Author"/>
                <w:color w:val="0000FF"/>
                <w:szCs w:val="24"/>
                <w:lang w:val="en-IN" w:eastAsia="en-IN"/>
                <w:rPrChange w:id="454" w:author="Author">
                  <w:rPr>
                    <w:ins w:id="45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56" w:author="Author">
              <w:r w:rsidRPr="00B54CE4">
                <w:rPr>
                  <w:color w:val="0000FF"/>
                  <w:szCs w:val="24"/>
                  <w:lang w:val="en-IN" w:eastAsia="en-IN"/>
                  <w:rPrChange w:id="45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0046" w14:textId="77777777" w:rsidR="001471EE" w:rsidRPr="00B54CE4" w:rsidRDefault="001471EE" w:rsidP="001471EE">
            <w:pPr>
              <w:jc w:val="left"/>
              <w:rPr>
                <w:ins w:id="458" w:author="Author"/>
                <w:color w:val="0000FF"/>
                <w:szCs w:val="24"/>
                <w:lang w:val="en-IN" w:eastAsia="en-IN"/>
                <w:rPrChange w:id="459" w:author="Author">
                  <w:rPr>
                    <w:ins w:id="46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61" w:author="Author">
              <w:r w:rsidRPr="00B54CE4">
                <w:rPr>
                  <w:color w:val="0000FF"/>
                  <w:szCs w:val="24"/>
                  <w:lang w:val="en-IN" w:eastAsia="en-IN"/>
                  <w:rPrChange w:id="46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75519" w14:textId="77777777" w:rsidR="001471EE" w:rsidRPr="00B54CE4" w:rsidRDefault="001471EE" w:rsidP="001471EE">
            <w:pPr>
              <w:jc w:val="left"/>
              <w:rPr>
                <w:ins w:id="463" w:author="Author"/>
                <w:color w:val="0000FF"/>
                <w:szCs w:val="24"/>
                <w:lang w:val="en-IN" w:eastAsia="en-IN"/>
                <w:rPrChange w:id="464" w:author="Author">
                  <w:rPr>
                    <w:ins w:id="46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66" w:author="Author">
              <w:r w:rsidRPr="00B54CE4">
                <w:rPr>
                  <w:color w:val="0000FF"/>
                  <w:szCs w:val="24"/>
                  <w:lang w:val="en-IN" w:eastAsia="en-IN"/>
                  <w:rPrChange w:id="46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677E" w14:textId="77777777" w:rsidR="001471EE" w:rsidRPr="00B54CE4" w:rsidRDefault="001471EE" w:rsidP="001471EE">
            <w:pPr>
              <w:jc w:val="left"/>
              <w:rPr>
                <w:ins w:id="468" w:author="Author"/>
                <w:color w:val="0000FF"/>
                <w:szCs w:val="24"/>
                <w:lang w:val="en-IN" w:eastAsia="en-IN"/>
                <w:rPrChange w:id="469" w:author="Author">
                  <w:rPr>
                    <w:ins w:id="47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71" w:author="Author">
              <w:r w:rsidRPr="00B54CE4">
                <w:rPr>
                  <w:color w:val="0000FF"/>
                  <w:szCs w:val="24"/>
                  <w:lang w:val="en-IN" w:eastAsia="en-IN"/>
                  <w:rPrChange w:id="47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0439" w14:textId="77777777" w:rsidR="001471EE" w:rsidRPr="00B54CE4" w:rsidRDefault="001471EE" w:rsidP="001471EE">
            <w:pPr>
              <w:jc w:val="left"/>
              <w:rPr>
                <w:ins w:id="473" w:author="Author"/>
                <w:color w:val="0000FF"/>
                <w:szCs w:val="24"/>
                <w:lang w:val="en-IN" w:eastAsia="en-IN"/>
                <w:rPrChange w:id="474" w:author="Author">
                  <w:rPr>
                    <w:ins w:id="47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76" w:author="Author">
              <w:r w:rsidRPr="00B54CE4">
                <w:rPr>
                  <w:color w:val="0000FF"/>
                  <w:szCs w:val="24"/>
                  <w:lang w:val="en-IN" w:eastAsia="en-IN"/>
                  <w:rPrChange w:id="47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558879AC" w14:textId="77777777" w:rsidTr="001471EE">
        <w:trPr>
          <w:trHeight w:val="255"/>
          <w:ins w:id="478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6EB53" w14:textId="77777777" w:rsidR="001471EE" w:rsidRPr="00B54CE4" w:rsidRDefault="001471EE" w:rsidP="001471EE">
            <w:pPr>
              <w:jc w:val="left"/>
              <w:rPr>
                <w:ins w:id="479" w:author="Author"/>
                <w:color w:val="0000FF"/>
                <w:szCs w:val="24"/>
                <w:lang w:val="en-IN" w:eastAsia="en-IN"/>
                <w:rPrChange w:id="480" w:author="Author">
                  <w:rPr>
                    <w:ins w:id="48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82" w:author="Author">
              <w:r w:rsidRPr="00B54CE4">
                <w:rPr>
                  <w:color w:val="0000FF"/>
                  <w:szCs w:val="24"/>
                  <w:lang w:val="en-IN" w:eastAsia="en-IN"/>
                  <w:rPrChange w:id="48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 xml:space="preserve">Steel Area 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ED798" w14:textId="77777777" w:rsidR="001471EE" w:rsidRPr="00B54CE4" w:rsidRDefault="001471EE" w:rsidP="001471EE">
            <w:pPr>
              <w:jc w:val="left"/>
              <w:rPr>
                <w:ins w:id="484" w:author="Author"/>
                <w:color w:val="0000FF"/>
                <w:szCs w:val="24"/>
                <w:lang w:val="en-IN" w:eastAsia="en-IN"/>
                <w:rPrChange w:id="485" w:author="Author">
                  <w:rPr>
                    <w:ins w:id="48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87" w:author="Author">
              <w:r w:rsidRPr="00B54CE4">
                <w:rPr>
                  <w:color w:val="0000FF"/>
                  <w:szCs w:val="24"/>
                  <w:lang w:val="en-IN" w:eastAsia="en-IN"/>
                  <w:rPrChange w:id="48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1D995" w14:textId="77777777" w:rsidR="001471EE" w:rsidRPr="00B54CE4" w:rsidRDefault="001471EE" w:rsidP="001471EE">
            <w:pPr>
              <w:jc w:val="left"/>
              <w:rPr>
                <w:ins w:id="489" w:author="Author"/>
                <w:color w:val="0000FF"/>
                <w:szCs w:val="24"/>
                <w:lang w:val="en-IN" w:eastAsia="en-IN"/>
                <w:rPrChange w:id="490" w:author="Author">
                  <w:rPr>
                    <w:ins w:id="49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92" w:author="Author">
              <w:r w:rsidRPr="00B54CE4">
                <w:rPr>
                  <w:color w:val="0000FF"/>
                  <w:szCs w:val="24"/>
                  <w:lang w:val="en-IN" w:eastAsia="en-IN"/>
                  <w:rPrChange w:id="49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4EA3E" w14:textId="77777777" w:rsidR="001471EE" w:rsidRPr="00B54CE4" w:rsidRDefault="001471EE" w:rsidP="001471EE">
            <w:pPr>
              <w:jc w:val="left"/>
              <w:rPr>
                <w:ins w:id="494" w:author="Author"/>
                <w:color w:val="0000FF"/>
                <w:szCs w:val="24"/>
                <w:lang w:val="en-IN" w:eastAsia="en-IN"/>
                <w:rPrChange w:id="495" w:author="Author">
                  <w:rPr>
                    <w:ins w:id="49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497" w:author="Author">
              <w:r w:rsidRPr="00B54CE4">
                <w:rPr>
                  <w:color w:val="0000FF"/>
                  <w:szCs w:val="24"/>
                  <w:lang w:val="en-IN" w:eastAsia="en-IN"/>
                  <w:rPrChange w:id="49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m^2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B2072" w14:textId="77777777" w:rsidR="001471EE" w:rsidRPr="00B54CE4" w:rsidRDefault="001471EE" w:rsidP="001471EE">
            <w:pPr>
              <w:jc w:val="right"/>
              <w:rPr>
                <w:ins w:id="499" w:author="Author"/>
                <w:color w:val="0000FF"/>
                <w:szCs w:val="24"/>
                <w:lang w:val="en-IN" w:eastAsia="en-IN"/>
                <w:rPrChange w:id="500" w:author="Author">
                  <w:rPr>
                    <w:ins w:id="50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02" w:author="Author">
              <w:r w:rsidRPr="00B54CE4">
                <w:rPr>
                  <w:color w:val="0000FF"/>
                  <w:szCs w:val="24"/>
                  <w:lang w:val="en-IN" w:eastAsia="en-IN"/>
                  <w:rPrChange w:id="50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0.058454</w:t>
              </w:r>
            </w:ins>
          </w:p>
        </w:tc>
      </w:tr>
      <w:tr w:rsidR="001471EE" w:rsidRPr="00B54CE4" w14:paraId="3F46F950" w14:textId="77777777" w:rsidTr="001471EE">
        <w:trPr>
          <w:trHeight w:val="255"/>
          <w:ins w:id="504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B0A787" w14:textId="77777777" w:rsidR="001471EE" w:rsidRPr="00B54CE4" w:rsidRDefault="001471EE" w:rsidP="001471EE">
            <w:pPr>
              <w:jc w:val="left"/>
              <w:rPr>
                <w:ins w:id="505" w:author="Author"/>
                <w:color w:val="0000FF"/>
                <w:szCs w:val="24"/>
                <w:lang w:val="en-IN" w:eastAsia="en-IN"/>
                <w:rPrChange w:id="506" w:author="Author">
                  <w:rPr>
                    <w:ins w:id="50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08" w:author="Author">
              <w:r w:rsidRPr="00B54CE4">
                <w:rPr>
                  <w:color w:val="0000FF"/>
                  <w:szCs w:val="24"/>
                  <w:lang w:val="en-IN" w:eastAsia="en-IN"/>
                  <w:rPrChange w:id="50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Steel Mass per Unit length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7E365" w14:textId="77777777" w:rsidR="001471EE" w:rsidRPr="00B54CE4" w:rsidRDefault="001471EE" w:rsidP="001471EE">
            <w:pPr>
              <w:jc w:val="left"/>
              <w:rPr>
                <w:ins w:id="510" w:author="Author"/>
                <w:color w:val="0000FF"/>
                <w:szCs w:val="24"/>
                <w:lang w:val="en-IN" w:eastAsia="en-IN"/>
                <w:rPrChange w:id="511" w:author="Author">
                  <w:rPr>
                    <w:ins w:id="51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13" w:author="Author">
              <w:r w:rsidRPr="00B54CE4">
                <w:rPr>
                  <w:color w:val="0000FF"/>
                  <w:szCs w:val="24"/>
                  <w:lang w:val="en-IN" w:eastAsia="en-IN"/>
                  <w:rPrChange w:id="51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958D" w14:textId="77777777" w:rsidR="001471EE" w:rsidRPr="00B54CE4" w:rsidRDefault="001471EE" w:rsidP="001471EE">
            <w:pPr>
              <w:jc w:val="left"/>
              <w:rPr>
                <w:ins w:id="515" w:author="Author"/>
                <w:color w:val="0000FF"/>
                <w:szCs w:val="24"/>
                <w:lang w:val="en-IN" w:eastAsia="en-IN"/>
                <w:rPrChange w:id="516" w:author="Author">
                  <w:rPr>
                    <w:ins w:id="51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18" w:author="Author">
              <w:r w:rsidRPr="00B54CE4">
                <w:rPr>
                  <w:color w:val="0000FF"/>
                  <w:szCs w:val="24"/>
                  <w:lang w:val="en-IN" w:eastAsia="en-IN"/>
                  <w:rPrChange w:id="51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4FF5E" w14:textId="77777777" w:rsidR="001471EE" w:rsidRPr="00B54CE4" w:rsidRDefault="001471EE" w:rsidP="001471EE">
            <w:pPr>
              <w:jc w:val="left"/>
              <w:rPr>
                <w:ins w:id="520" w:author="Author"/>
                <w:color w:val="0000FF"/>
                <w:szCs w:val="24"/>
                <w:lang w:val="en-IN" w:eastAsia="en-IN"/>
                <w:rPrChange w:id="521" w:author="Author">
                  <w:rPr>
                    <w:ins w:id="52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23" w:author="Author">
              <w:r w:rsidRPr="00B54CE4">
                <w:rPr>
                  <w:color w:val="0000FF"/>
                  <w:szCs w:val="24"/>
                  <w:lang w:val="en-IN" w:eastAsia="en-IN"/>
                  <w:rPrChange w:id="52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57504" w14:textId="77777777" w:rsidR="001471EE" w:rsidRPr="00B54CE4" w:rsidRDefault="001471EE" w:rsidP="001471EE">
            <w:pPr>
              <w:jc w:val="right"/>
              <w:rPr>
                <w:ins w:id="525" w:author="Author"/>
                <w:color w:val="0000FF"/>
                <w:szCs w:val="24"/>
                <w:lang w:val="en-IN" w:eastAsia="en-IN"/>
                <w:rPrChange w:id="526" w:author="Author">
                  <w:rPr>
                    <w:ins w:id="52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28" w:author="Author">
              <w:r w:rsidRPr="00B54CE4">
                <w:rPr>
                  <w:color w:val="0000FF"/>
                  <w:szCs w:val="24"/>
                  <w:lang w:val="en-IN" w:eastAsia="en-IN"/>
                  <w:rPrChange w:id="52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458.8621</w:t>
              </w:r>
            </w:ins>
          </w:p>
        </w:tc>
      </w:tr>
      <w:tr w:rsidR="001471EE" w:rsidRPr="00B54CE4" w14:paraId="53E987CF" w14:textId="77777777" w:rsidTr="001471EE">
        <w:trPr>
          <w:trHeight w:val="255"/>
          <w:ins w:id="530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74A41" w14:textId="77777777" w:rsidR="001471EE" w:rsidRPr="00B54CE4" w:rsidRDefault="001471EE" w:rsidP="001471EE">
            <w:pPr>
              <w:jc w:val="left"/>
              <w:rPr>
                <w:ins w:id="531" w:author="Author"/>
                <w:color w:val="0000FF"/>
                <w:szCs w:val="24"/>
                <w:lang w:val="en-IN" w:eastAsia="en-IN"/>
                <w:rPrChange w:id="532" w:author="Author">
                  <w:rPr>
                    <w:ins w:id="53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34" w:author="Author">
              <w:r w:rsidRPr="00B54CE4">
                <w:rPr>
                  <w:color w:val="0000FF"/>
                  <w:szCs w:val="24"/>
                  <w:lang w:val="en-IN" w:eastAsia="en-IN"/>
                  <w:rPrChange w:id="53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8716E" w14:textId="77777777" w:rsidR="001471EE" w:rsidRPr="00B54CE4" w:rsidRDefault="001471EE" w:rsidP="001471EE">
            <w:pPr>
              <w:jc w:val="left"/>
              <w:rPr>
                <w:ins w:id="536" w:author="Author"/>
                <w:color w:val="0000FF"/>
                <w:szCs w:val="24"/>
                <w:lang w:val="en-IN" w:eastAsia="en-IN"/>
                <w:rPrChange w:id="537" w:author="Author">
                  <w:rPr>
                    <w:ins w:id="53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39" w:author="Author">
              <w:r w:rsidRPr="00B54CE4">
                <w:rPr>
                  <w:color w:val="0000FF"/>
                  <w:szCs w:val="24"/>
                  <w:lang w:val="en-IN" w:eastAsia="en-IN"/>
                  <w:rPrChange w:id="54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496A7" w14:textId="77777777" w:rsidR="001471EE" w:rsidRPr="00B54CE4" w:rsidRDefault="001471EE" w:rsidP="001471EE">
            <w:pPr>
              <w:jc w:val="left"/>
              <w:rPr>
                <w:ins w:id="541" w:author="Author"/>
                <w:color w:val="0000FF"/>
                <w:szCs w:val="24"/>
                <w:lang w:val="en-IN" w:eastAsia="en-IN"/>
                <w:rPrChange w:id="542" w:author="Author">
                  <w:rPr>
                    <w:ins w:id="54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44" w:author="Author">
              <w:r w:rsidRPr="00B54CE4">
                <w:rPr>
                  <w:color w:val="0000FF"/>
                  <w:szCs w:val="24"/>
                  <w:lang w:val="en-IN" w:eastAsia="en-IN"/>
                  <w:rPrChange w:id="54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44ABA" w14:textId="77777777" w:rsidR="001471EE" w:rsidRPr="00B54CE4" w:rsidRDefault="001471EE" w:rsidP="001471EE">
            <w:pPr>
              <w:jc w:val="left"/>
              <w:rPr>
                <w:ins w:id="546" w:author="Author"/>
                <w:color w:val="0000FF"/>
                <w:szCs w:val="24"/>
                <w:lang w:val="en-IN" w:eastAsia="en-IN"/>
                <w:rPrChange w:id="547" w:author="Author">
                  <w:rPr>
                    <w:ins w:id="54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49" w:author="Author">
              <w:r w:rsidRPr="00B54CE4">
                <w:rPr>
                  <w:color w:val="0000FF"/>
                  <w:szCs w:val="24"/>
                  <w:lang w:val="en-IN" w:eastAsia="en-IN"/>
                  <w:rPrChange w:id="55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3950B" w14:textId="77777777" w:rsidR="001471EE" w:rsidRPr="00B54CE4" w:rsidRDefault="001471EE" w:rsidP="001471EE">
            <w:pPr>
              <w:jc w:val="left"/>
              <w:rPr>
                <w:ins w:id="551" w:author="Author"/>
                <w:color w:val="0000FF"/>
                <w:szCs w:val="24"/>
                <w:lang w:val="en-IN" w:eastAsia="en-IN"/>
                <w:rPrChange w:id="552" w:author="Author">
                  <w:rPr>
                    <w:ins w:id="55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54" w:author="Author">
              <w:r w:rsidRPr="00B54CE4">
                <w:rPr>
                  <w:color w:val="0000FF"/>
                  <w:szCs w:val="24"/>
                  <w:lang w:val="en-IN" w:eastAsia="en-IN"/>
                  <w:rPrChange w:id="55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35DF61DA" w14:textId="77777777" w:rsidTr="001471EE">
        <w:trPr>
          <w:trHeight w:val="255"/>
          <w:ins w:id="556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BEE9C" w14:textId="77777777" w:rsidR="001471EE" w:rsidRPr="00B54CE4" w:rsidRDefault="001471EE" w:rsidP="001471EE">
            <w:pPr>
              <w:jc w:val="left"/>
              <w:rPr>
                <w:ins w:id="557" w:author="Author"/>
                <w:color w:val="0000FF"/>
                <w:szCs w:val="24"/>
                <w:lang w:val="en-IN" w:eastAsia="en-IN"/>
                <w:rPrChange w:id="558" w:author="Author">
                  <w:rPr>
                    <w:ins w:id="55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60" w:author="Author">
              <w:r w:rsidRPr="00B54CE4">
                <w:rPr>
                  <w:color w:val="0000FF"/>
                  <w:szCs w:val="24"/>
                  <w:lang w:val="en-IN" w:eastAsia="en-IN"/>
                  <w:rPrChange w:id="56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Internal Area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AB6B" w14:textId="77777777" w:rsidR="001471EE" w:rsidRPr="00B54CE4" w:rsidRDefault="001471EE" w:rsidP="001471EE">
            <w:pPr>
              <w:jc w:val="left"/>
              <w:rPr>
                <w:ins w:id="562" w:author="Author"/>
                <w:color w:val="0000FF"/>
                <w:szCs w:val="24"/>
                <w:lang w:val="en-IN" w:eastAsia="en-IN"/>
                <w:rPrChange w:id="563" w:author="Author">
                  <w:rPr>
                    <w:ins w:id="56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65" w:author="Author">
              <w:r w:rsidRPr="00B54CE4">
                <w:rPr>
                  <w:color w:val="0000FF"/>
                  <w:szCs w:val="24"/>
                  <w:lang w:val="en-IN" w:eastAsia="en-IN"/>
                  <w:rPrChange w:id="56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5EC0E" w14:textId="77777777" w:rsidR="001471EE" w:rsidRPr="00B54CE4" w:rsidRDefault="001471EE" w:rsidP="001471EE">
            <w:pPr>
              <w:jc w:val="left"/>
              <w:rPr>
                <w:ins w:id="567" w:author="Author"/>
                <w:color w:val="0000FF"/>
                <w:szCs w:val="24"/>
                <w:lang w:val="en-IN" w:eastAsia="en-IN"/>
                <w:rPrChange w:id="568" w:author="Author">
                  <w:rPr>
                    <w:ins w:id="56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70" w:author="Author">
              <w:r w:rsidRPr="00B54CE4">
                <w:rPr>
                  <w:color w:val="0000FF"/>
                  <w:szCs w:val="24"/>
                  <w:lang w:val="en-IN" w:eastAsia="en-IN"/>
                  <w:rPrChange w:id="57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DBA2B" w14:textId="77777777" w:rsidR="001471EE" w:rsidRPr="00B54CE4" w:rsidRDefault="001471EE" w:rsidP="001471EE">
            <w:pPr>
              <w:jc w:val="left"/>
              <w:rPr>
                <w:ins w:id="572" w:author="Author"/>
                <w:color w:val="0000FF"/>
                <w:szCs w:val="24"/>
                <w:lang w:val="en-IN" w:eastAsia="en-IN"/>
                <w:rPrChange w:id="573" w:author="Author">
                  <w:rPr>
                    <w:ins w:id="57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75" w:author="Author">
              <w:r w:rsidRPr="00B54CE4">
                <w:rPr>
                  <w:color w:val="0000FF"/>
                  <w:szCs w:val="24"/>
                  <w:lang w:val="en-IN" w:eastAsia="en-IN"/>
                  <w:rPrChange w:id="57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m^2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BCF5F" w14:textId="77777777" w:rsidR="001471EE" w:rsidRPr="00B54CE4" w:rsidRDefault="001471EE" w:rsidP="001471EE">
            <w:pPr>
              <w:jc w:val="right"/>
              <w:rPr>
                <w:ins w:id="577" w:author="Author"/>
                <w:color w:val="0000FF"/>
                <w:szCs w:val="24"/>
                <w:lang w:val="en-IN" w:eastAsia="en-IN"/>
                <w:rPrChange w:id="578" w:author="Author">
                  <w:rPr>
                    <w:ins w:id="57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80" w:author="Author">
              <w:r w:rsidRPr="00B54CE4">
                <w:rPr>
                  <w:color w:val="0000FF"/>
                  <w:szCs w:val="24"/>
                  <w:lang w:val="en-IN" w:eastAsia="en-IN"/>
                  <w:rPrChange w:id="58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0.186793</w:t>
              </w:r>
            </w:ins>
          </w:p>
        </w:tc>
      </w:tr>
      <w:tr w:rsidR="001471EE" w:rsidRPr="00B54CE4" w14:paraId="657DC48A" w14:textId="77777777" w:rsidTr="001471EE">
        <w:trPr>
          <w:trHeight w:val="255"/>
          <w:ins w:id="582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9C914" w14:textId="77777777" w:rsidR="001471EE" w:rsidRPr="00B54CE4" w:rsidRDefault="001471EE" w:rsidP="001471EE">
            <w:pPr>
              <w:jc w:val="left"/>
              <w:rPr>
                <w:ins w:id="583" w:author="Author"/>
                <w:color w:val="0000FF"/>
                <w:szCs w:val="24"/>
                <w:lang w:val="en-IN" w:eastAsia="en-IN"/>
                <w:rPrChange w:id="584" w:author="Author">
                  <w:rPr>
                    <w:ins w:id="58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86" w:author="Author">
              <w:r w:rsidRPr="00B54CE4">
                <w:rPr>
                  <w:color w:val="0000FF"/>
                  <w:szCs w:val="24"/>
                  <w:lang w:val="en-IN" w:eastAsia="en-IN"/>
                  <w:rPrChange w:id="58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Internal Fluid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3D8C9" w14:textId="77777777" w:rsidR="001471EE" w:rsidRPr="00B54CE4" w:rsidRDefault="001471EE" w:rsidP="001471EE">
            <w:pPr>
              <w:jc w:val="left"/>
              <w:rPr>
                <w:ins w:id="588" w:author="Author"/>
                <w:color w:val="0000FF"/>
                <w:szCs w:val="24"/>
                <w:lang w:val="en-IN" w:eastAsia="en-IN"/>
                <w:rPrChange w:id="589" w:author="Author">
                  <w:rPr>
                    <w:ins w:id="59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91" w:author="Author">
              <w:r w:rsidRPr="00B54CE4">
                <w:rPr>
                  <w:color w:val="0000FF"/>
                  <w:szCs w:val="24"/>
                  <w:lang w:val="en-IN" w:eastAsia="en-IN"/>
                  <w:rPrChange w:id="59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06CAA" w14:textId="77777777" w:rsidR="001471EE" w:rsidRPr="00B54CE4" w:rsidRDefault="001471EE" w:rsidP="001471EE">
            <w:pPr>
              <w:jc w:val="left"/>
              <w:rPr>
                <w:ins w:id="593" w:author="Author"/>
                <w:color w:val="0000FF"/>
                <w:szCs w:val="24"/>
                <w:lang w:val="en-IN" w:eastAsia="en-IN"/>
                <w:rPrChange w:id="594" w:author="Author">
                  <w:rPr>
                    <w:ins w:id="59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596" w:author="Author">
              <w:r w:rsidRPr="00B54CE4">
                <w:rPr>
                  <w:color w:val="0000FF"/>
                  <w:szCs w:val="24"/>
                  <w:lang w:val="en-IN" w:eastAsia="en-IN"/>
                  <w:rPrChange w:id="59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580D6" w14:textId="77777777" w:rsidR="001471EE" w:rsidRPr="00B54CE4" w:rsidRDefault="001471EE" w:rsidP="001471EE">
            <w:pPr>
              <w:jc w:val="left"/>
              <w:rPr>
                <w:ins w:id="598" w:author="Author"/>
                <w:color w:val="0000FF"/>
                <w:szCs w:val="24"/>
                <w:lang w:val="en-IN" w:eastAsia="en-IN"/>
                <w:rPrChange w:id="599" w:author="Author">
                  <w:rPr>
                    <w:ins w:id="60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01" w:author="Author">
              <w:r w:rsidRPr="00B54CE4">
                <w:rPr>
                  <w:color w:val="0000FF"/>
                  <w:szCs w:val="24"/>
                  <w:lang w:val="en-IN" w:eastAsia="en-IN"/>
                  <w:rPrChange w:id="60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kg/m3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C6BBB" w14:textId="77777777" w:rsidR="001471EE" w:rsidRPr="00B54CE4" w:rsidRDefault="001471EE" w:rsidP="001471EE">
            <w:pPr>
              <w:jc w:val="right"/>
              <w:rPr>
                <w:ins w:id="603" w:author="Author"/>
                <w:color w:val="0000FF"/>
                <w:szCs w:val="24"/>
                <w:lang w:val="en-IN" w:eastAsia="en-IN"/>
                <w:rPrChange w:id="604" w:author="Author">
                  <w:rPr>
                    <w:ins w:id="60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06" w:author="Author">
              <w:r w:rsidRPr="00B54CE4">
                <w:rPr>
                  <w:color w:val="0000FF"/>
                  <w:szCs w:val="24"/>
                  <w:lang w:val="en-IN" w:eastAsia="en-IN"/>
                  <w:rPrChange w:id="60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800</w:t>
              </w:r>
            </w:ins>
          </w:p>
        </w:tc>
      </w:tr>
      <w:tr w:rsidR="001471EE" w:rsidRPr="00B54CE4" w14:paraId="2A37557A" w14:textId="77777777" w:rsidTr="001471EE">
        <w:trPr>
          <w:trHeight w:val="255"/>
          <w:ins w:id="608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9D9A5" w14:textId="77777777" w:rsidR="001471EE" w:rsidRPr="00B54CE4" w:rsidRDefault="001471EE" w:rsidP="001471EE">
            <w:pPr>
              <w:jc w:val="left"/>
              <w:rPr>
                <w:ins w:id="609" w:author="Author"/>
                <w:color w:val="0000FF"/>
                <w:szCs w:val="24"/>
                <w:lang w:val="en-IN" w:eastAsia="en-IN"/>
                <w:rPrChange w:id="610" w:author="Author">
                  <w:rPr>
                    <w:ins w:id="61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12" w:author="Author">
              <w:r w:rsidRPr="00B54CE4">
                <w:rPr>
                  <w:color w:val="0000FF"/>
                  <w:szCs w:val="24"/>
                  <w:lang w:val="en-IN" w:eastAsia="en-IN"/>
                  <w:rPrChange w:id="61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Internal Fluid mass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F5DEB" w14:textId="77777777" w:rsidR="001471EE" w:rsidRPr="00B54CE4" w:rsidRDefault="001471EE" w:rsidP="001471EE">
            <w:pPr>
              <w:jc w:val="left"/>
              <w:rPr>
                <w:ins w:id="614" w:author="Author"/>
                <w:color w:val="0000FF"/>
                <w:szCs w:val="24"/>
                <w:lang w:val="en-IN" w:eastAsia="en-IN"/>
                <w:rPrChange w:id="615" w:author="Author">
                  <w:rPr>
                    <w:ins w:id="61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17" w:author="Author">
              <w:r w:rsidRPr="00B54CE4">
                <w:rPr>
                  <w:color w:val="0000FF"/>
                  <w:szCs w:val="24"/>
                  <w:lang w:val="en-IN" w:eastAsia="en-IN"/>
                  <w:rPrChange w:id="61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2C515" w14:textId="77777777" w:rsidR="001471EE" w:rsidRPr="00B54CE4" w:rsidRDefault="001471EE" w:rsidP="001471EE">
            <w:pPr>
              <w:jc w:val="left"/>
              <w:rPr>
                <w:ins w:id="619" w:author="Author"/>
                <w:color w:val="0000FF"/>
                <w:szCs w:val="24"/>
                <w:lang w:val="en-IN" w:eastAsia="en-IN"/>
                <w:rPrChange w:id="620" w:author="Author">
                  <w:rPr>
                    <w:ins w:id="62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22" w:author="Author">
              <w:r w:rsidRPr="00B54CE4">
                <w:rPr>
                  <w:color w:val="0000FF"/>
                  <w:szCs w:val="24"/>
                  <w:lang w:val="en-IN" w:eastAsia="en-IN"/>
                  <w:rPrChange w:id="62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F7FC2" w14:textId="77777777" w:rsidR="001471EE" w:rsidRPr="00B54CE4" w:rsidRDefault="001471EE" w:rsidP="001471EE">
            <w:pPr>
              <w:jc w:val="left"/>
              <w:rPr>
                <w:ins w:id="624" w:author="Author"/>
                <w:color w:val="0000FF"/>
                <w:szCs w:val="24"/>
                <w:lang w:val="en-IN" w:eastAsia="en-IN"/>
                <w:rPrChange w:id="625" w:author="Author">
                  <w:rPr>
                    <w:ins w:id="62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27" w:author="Author">
              <w:r w:rsidRPr="00B54CE4">
                <w:rPr>
                  <w:color w:val="0000FF"/>
                  <w:szCs w:val="24"/>
                  <w:lang w:val="en-IN" w:eastAsia="en-IN"/>
                  <w:rPrChange w:id="62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51A1A" w14:textId="77777777" w:rsidR="001471EE" w:rsidRPr="00B54CE4" w:rsidRDefault="001471EE" w:rsidP="001471EE">
            <w:pPr>
              <w:jc w:val="right"/>
              <w:rPr>
                <w:ins w:id="629" w:author="Author"/>
                <w:color w:val="0000FF"/>
                <w:szCs w:val="24"/>
                <w:lang w:val="en-IN" w:eastAsia="en-IN"/>
                <w:rPrChange w:id="630" w:author="Author">
                  <w:rPr>
                    <w:ins w:id="63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32" w:author="Author">
              <w:r w:rsidRPr="00B54CE4">
                <w:rPr>
                  <w:color w:val="0000FF"/>
                  <w:szCs w:val="24"/>
                  <w:lang w:val="en-IN" w:eastAsia="en-IN"/>
                  <w:rPrChange w:id="63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149.4341</w:t>
              </w:r>
            </w:ins>
          </w:p>
        </w:tc>
      </w:tr>
      <w:tr w:rsidR="001471EE" w:rsidRPr="00B54CE4" w14:paraId="109C1D05" w14:textId="77777777" w:rsidTr="001471EE">
        <w:trPr>
          <w:trHeight w:val="255"/>
          <w:ins w:id="634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6F0BB" w14:textId="77777777" w:rsidR="001471EE" w:rsidRPr="00B54CE4" w:rsidRDefault="001471EE" w:rsidP="001471EE">
            <w:pPr>
              <w:jc w:val="left"/>
              <w:rPr>
                <w:ins w:id="635" w:author="Author"/>
                <w:color w:val="0000FF"/>
                <w:szCs w:val="24"/>
                <w:lang w:val="en-IN" w:eastAsia="en-IN"/>
                <w:rPrChange w:id="636" w:author="Author">
                  <w:rPr>
                    <w:ins w:id="63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38" w:author="Author">
              <w:r w:rsidRPr="00B54CE4">
                <w:rPr>
                  <w:color w:val="0000FF"/>
                  <w:szCs w:val="24"/>
                  <w:lang w:val="en-IN" w:eastAsia="en-IN"/>
                  <w:rPrChange w:id="63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DED61" w14:textId="77777777" w:rsidR="001471EE" w:rsidRPr="00B54CE4" w:rsidRDefault="001471EE" w:rsidP="001471EE">
            <w:pPr>
              <w:jc w:val="left"/>
              <w:rPr>
                <w:ins w:id="640" w:author="Author"/>
                <w:color w:val="0000FF"/>
                <w:szCs w:val="24"/>
                <w:lang w:val="en-IN" w:eastAsia="en-IN"/>
                <w:rPrChange w:id="641" w:author="Author">
                  <w:rPr>
                    <w:ins w:id="64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43" w:author="Author">
              <w:r w:rsidRPr="00B54CE4">
                <w:rPr>
                  <w:color w:val="0000FF"/>
                  <w:szCs w:val="24"/>
                  <w:lang w:val="en-IN" w:eastAsia="en-IN"/>
                  <w:rPrChange w:id="64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88BF7" w14:textId="77777777" w:rsidR="001471EE" w:rsidRPr="00B54CE4" w:rsidRDefault="001471EE" w:rsidP="001471EE">
            <w:pPr>
              <w:jc w:val="left"/>
              <w:rPr>
                <w:ins w:id="645" w:author="Author"/>
                <w:color w:val="0000FF"/>
                <w:szCs w:val="24"/>
                <w:lang w:val="en-IN" w:eastAsia="en-IN"/>
                <w:rPrChange w:id="646" w:author="Author">
                  <w:rPr>
                    <w:ins w:id="64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48" w:author="Author">
              <w:r w:rsidRPr="00B54CE4">
                <w:rPr>
                  <w:color w:val="0000FF"/>
                  <w:szCs w:val="24"/>
                  <w:lang w:val="en-IN" w:eastAsia="en-IN"/>
                  <w:rPrChange w:id="64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E4198" w14:textId="77777777" w:rsidR="001471EE" w:rsidRPr="00B54CE4" w:rsidRDefault="001471EE" w:rsidP="001471EE">
            <w:pPr>
              <w:jc w:val="left"/>
              <w:rPr>
                <w:ins w:id="650" w:author="Author"/>
                <w:color w:val="0000FF"/>
                <w:szCs w:val="24"/>
                <w:lang w:val="en-IN" w:eastAsia="en-IN"/>
                <w:rPrChange w:id="651" w:author="Author">
                  <w:rPr>
                    <w:ins w:id="65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53" w:author="Author">
              <w:r w:rsidRPr="00B54CE4">
                <w:rPr>
                  <w:color w:val="0000FF"/>
                  <w:szCs w:val="24"/>
                  <w:lang w:val="en-IN" w:eastAsia="en-IN"/>
                  <w:rPrChange w:id="65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374D45" w14:textId="77777777" w:rsidR="001471EE" w:rsidRPr="00B54CE4" w:rsidRDefault="001471EE" w:rsidP="001471EE">
            <w:pPr>
              <w:jc w:val="left"/>
              <w:rPr>
                <w:ins w:id="655" w:author="Author"/>
                <w:color w:val="0000FF"/>
                <w:szCs w:val="24"/>
                <w:lang w:val="en-IN" w:eastAsia="en-IN"/>
                <w:rPrChange w:id="656" w:author="Author">
                  <w:rPr>
                    <w:ins w:id="65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58" w:author="Author">
              <w:r w:rsidRPr="00B54CE4">
                <w:rPr>
                  <w:color w:val="0000FF"/>
                  <w:szCs w:val="24"/>
                  <w:lang w:val="en-IN" w:eastAsia="en-IN"/>
                  <w:rPrChange w:id="65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20B68557" w14:textId="77777777" w:rsidTr="001471EE">
        <w:trPr>
          <w:trHeight w:val="255"/>
          <w:ins w:id="660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21132" w14:textId="77777777" w:rsidR="001471EE" w:rsidRPr="00B54CE4" w:rsidRDefault="001471EE" w:rsidP="001471EE">
            <w:pPr>
              <w:jc w:val="left"/>
              <w:rPr>
                <w:ins w:id="661" w:author="Author"/>
                <w:color w:val="0000FF"/>
                <w:szCs w:val="24"/>
                <w:lang w:val="en-IN" w:eastAsia="en-IN"/>
                <w:rPrChange w:id="662" w:author="Author">
                  <w:rPr>
                    <w:ins w:id="66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64" w:author="Author">
              <w:r w:rsidRPr="00B54CE4">
                <w:rPr>
                  <w:color w:val="0000FF"/>
                  <w:szCs w:val="24"/>
                  <w:lang w:val="en-IN" w:eastAsia="en-IN"/>
                  <w:rPrChange w:id="66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External Area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A96D6" w14:textId="77777777" w:rsidR="001471EE" w:rsidRPr="00B54CE4" w:rsidRDefault="001471EE" w:rsidP="001471EE">
            <w:pPr>
              <w:jc w:val="left"/>
              <w:rPr>
                <w:ins w:id="666" w:author="Author"/>
                <w:color w:val="0000FF"/>
                <w:szCs w:val="24"/>
                <w:lang w:val="en-IN" w:eastAsia="en-IN"/>
                <w:rPrChange w:id="667" w:author="Author">
                  <w:rPr>
                    <w:ins w:id="66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69" w:author="Author">
              <w:r w:rsidRPr="00B54CE4">
                <w:rPr>
                  <w:color w:val="0000FF"/>
                  <w:szCs w:val="24"/>
                  <w:lang w:val="en-IN" w:eastAsia="en-IN"/>
                  <w:rPrChange w:id="67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96A41" w14:textId="77777777" w:rsidR="001471EE" w:rsidRPr="00B54CE4" w:rsidRDefault="001471EE" w:rsidP="001471EE">
            <w:pPr>
              <w:jc w:val="left"/>
              <w:rPr>
                <w:ins w:id="671" w:author="Author"/>
                <w:color w:val="0000FF"/>
                <w:szCs w:val="24"/>
                <w:lang w:val="en-IN" w:eastAsia="en-IN"/>
                <w:rPrChange w:id="672" w:author="Author">
                  <w:rPr>
                    <w:ins w:id="67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74" w:author="Author">
              <w:r w:rsidRPr="00B54CE4">
                <w:rPr>
                  <w:color w:val="0000FF"/>
                  <w:szCs w:val="24"/>
                  <w:lang w:val="en-IN" w:eastAsia="en-IN"/>
                  <w:rPrChange w:id="67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E29A4" w14:textId="77777777" w:rsidR="001471EE" w:rsidRPr="00B54CE4" w:rsidRDefault="001471EE" w:rsidP="001471EE">
            <w:pPr>
              <w:jc w:val="left"/>
              <w:rPr>
                <w:ins w:id="676" w:author="Author"/>
                <w:color w:val="0000FF"/>
                <w:szCs w:val="24"/>
                <w:lang w:val="en-IN" w:eastAsia="en-IN"/>
                <w:rPrChange w:id="677" w:author="Author">
                  <w:rPr>
                    <w:ins w:id="67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79" w:author="Author">
              <w:r w:rsidRPr="00B54CE4">
                <w:rPr>
                  <w:color w:val="0000FF"/>
                  <w:szCs w:val="24"/>
                  <w:lang w:val="en-IN" w:eastAsia="en-IN"/>
                  <w:rPrChange w:id="68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m^2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02CE1" w14:textId="77777777" w:rsidR="001471EE" w:rsidRPr="00B54CE4" w:rsidRDefault="001471EE" w:rsidP="001471EE">
            <w:pPr>
              <w:jc w:val="right"/>
              <w:rPr>
                <w:ins w:id="681" w:author="Author"/>
                <w:color w:val="0000FF"/>
                <w:szCs w:val="24"/>
                <w:lang w:val="en-IN" w:eastAsia="en-IN"/>
                <w:rPrChange w:id="682" w:author="Author">
                  <w:rPr>
                    <w:ins w:id="68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84" w:author="Author">
              <w:r w:rsidRPr="00B54CE4">
                <w:rPr>
                  <w:color w:val="0000FF"/>
                  <w:szCs w:val="24"/>
                  <w:lang w:val="en-IN" w:eastAsia="en-IN"/>
                  <w:rPrChange w:id="68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0.245246</w:t>
              </w:r>
            </w:ins>
          </w:p>
        </w:tc>
      </w:tr>
      <w:tr w:rsidR="001471EE" w:rsidRPr="00B54CE4" w14:paraId="6C1FBDA9" w14:textId="77777777" w:rsidTr="001471EE">
        <w:trPr>
          <w:trHeight w:val="255"/>
          <w:ins w:id="686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6122B" w14:textId="77777777" w:rsidR="001471EE" w:rsidRPr="00B54CE4" w:rsidRDefault="001471EE" w:rsidP="001471EE">
            <w:pPr>
              <w:jc w:val="left"/>
              <w:rPr>
                <w:ins w:id="687" w:author="Author"/>
                <w:color w:val="0000FF"/>
                <w:szCs w:val="24"/>
                <w:lang w:val="en-IN" w:eastAsia="en-IN"/>
                <w:rPrChange w:id="688" w:author="Author">
                  <w:rPr>
                    <w:ins w:id="68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90" w:author="Author">
              <w:r w:rsidRPr="00B54CE4">
                <w:rPr>
                  <w:color w:val="0000FF"/>
                  <w:szCs w:val="24"/>
                  <w:lang w:val="en-IN" w:eastAsia="en-IN"/>
                  <w:rPrChange w:id="69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External Fluid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3B640" w14:textId="77777777" w:rsidR="001471EE" w:rsidRPr="00B54CE4" w:rsidRDefault="001471EE" w:rsidP="001471EE">
            <w:pPr>
              <w:jc w:val="left"/>
              <w:rPr>
                <w:ins w:id="692" w:author="Author"/>
                <w:color w:val="0000FF"/>
                <w:szCs w:val="24"/>
                <w:lang w:val="en-IN" w:eastAsia="en-IN"/>
                <w:rPrChange w:id="693" w:author="Author">
                  <w:rPr>
                    <w:ins w:id="69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695" w:author="Author">
              <w:r w:rsidRPr="00B54CE4">
                <w:rPr>
                  <w:color w:val="0000FF"/>
                  <w:szCs w:val="24"/>
                  <w:lang w:val="en-IN" w:eastAsia="en-IN"/>
                  <w:rPrChange w:id="69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3A767" w14:textId="77777777" w:rsidR="001471EE" w:rsidRPr="00B54CE4" w:rsidRDefault="001471EE" w:rsidP="001471EE">
            <w:pPr>
              <w:jc w:val="left"/>
              <w:rPr>
                <w:ins w:id="697" w:author="Author"/>
                <w:color w:val="0000FF"/>
                <w:szCs w:val="24"/>
                <w:lang w:val="en-IN" w:eastAsia="en-IN"/>
                <w:rPrChange w:id="698" w:author="Author">
                  <w:rPr>
                    <w:ins w:id="69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00" w:author="Author">
              <w:r w:rsidRPr="00B54CE4">
                <w:rPr>
                  <w:color w:val="0000FF"/>
                  <w:szCs w:val="24"/>
                  <w:lang w:val="en-IN" w:eastAsia="en-IN"/>
                  <w:rPrChange w:id="70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9FD1A" w14:textId="77777777" w:rsidR="001471EE" w:rsidRPr="00B54CE4" w:rsidRDefault="001471EE" w:rsidP="001471EE">
            <w:pPr>
              <w:jc w:val="left"/>
              <w:rPr>
                <w:ins w:id="702" w:author="Author"/>
                <w:color w:val="0000FF"/>
                <w:szCs w:val="24"/>
                <w:lang w:val="en-IN" w:eastAsia="en-IN"/>
                <w:rPrChange w:id="703" w:author="Author">
                  <w:rPr>
                    <w:ins w:id="70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05" w:author="Author">
              <w:r w:rsidRPr="00B54CE4">
                <w:rPr>
                  <w:color w:val="0000FF"/>
                  <w:szCs w:val="24"/>
                  <w:lang w:val="en-IN" w:eastAsia="en-IN"/>
                  <w:rPrChange w:id="70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kg/m3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F8A76" w14:textId="77777777" w:rsidR="001471EE" w:rsidRPr="00B54CE4" w:rsidRDefault="001471EE" w:rsidP="001471EE">
            <w:pPr>
              <w:jc w:val="right"/>
              <w:rPr>
                <w:ins w:id="707" w:author="Author"/>
                <w:color w:val="0000FF"/>
                <w:szCs w:val="24"/>
                <w:lang w:val="en-IN" w:eastAsia="en-IN"/>
                <w:rPrChange w:id="708" w:author="Author">
                  <w:rPr>
                    <w:ins w:id="70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10" w:author="Author">
              <w:r w:rsidRPr="00B54CE4">
                <w:rPr>
                  <w:color w:val="0000FF"/>
                  <w:szCs w:val="24"/>
                  <w:lang w:val="en-IN" w:eastAsia="en-IN"/>
                  <w:rPrChange w:id="71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1025</w:t>
              </w:r>
            </w:ins>
          </w:p>
        </w:tc>
      </w:tr>
      <w:tr w:rsidR="001471EE" w:rsidRPr="00B54CE4" w14:paraId="68565626" w14:textId="77777777" w:rsidTr="001471EE">
        <w:trPr>
          <w:trHeight w:val="255"/>
          <w:ins w:id="712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BF2B6" w14:textId="77777777" w:rsidR="001471EE" w:rsidRPr="00B54CE4" w:rsidRDefault="001471EE" w:rsidP="001471EE">
            <w:pPr>
              <w:jc w:val="left"/>
              <w:rPr>
                <w:ins w:id="713" w:author="Author"/>
                <w:color w:val="0000FF"/>
                <w:szCs w:val="24"/>
                <w:lang w:val="en-IN" w:eastAsia="en-IN"/>
                <w:rPrChange w:id="714" w:author="Author">
                  <w:rPr>
                    <w:ins w:id="71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16" w:author="Author">
              <w:r w:rsidRPr="00B54CE4">
                <w:rPr>
                  <w:color w:val="0000FF"/>
                  <w:szCs w:val="24"/>
                  <w:lang w:val="en-IN" w:eastAsia="en-IN"/>
                  <w:rPrChange w:id="71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External Fluid Buoyancy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ADC65" w14:textId="77777777" w:rsidR="001471EE" w:rsidRPr="00B54CE4" w:rsidRDefault="001471EE" w:rsidP="001471EE">
            <w:pPr>
              <w:jc w:val="left"/>
              <w:rPr>
                <w:ins w:id="718" w:author="Author"/>
                <w:color w:val="0000FF"/>
                <w:szCs w:val="24"/>
                <w:lang w:val="en-IN" w:eastAsia="en-IN"/>
                <w:rPrChange w:id="719" w:author="Author">
                  <w:rPr>
                    <w:ins w:id="72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21" w:author="Author">
              <w:r w:rsidRPr="00B54CE4">
                <w:rPr>
                  <w:color w:val="0000FF"/>
                  <w:szCs w:val="24"/>
                  <w:lang w:val="en-IN" w:eastAsia="en-IN"/>
                  <w:rPrChange w:id="72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61C4F" w14:textId="77777777" w:rsidR="001471EE" w:rsidRPr="00B54CE4" w:rsidRDefault="001471EE" w:rsidP="001471EE">
            <w:pPr>
              <w:jc w:val="left"/>
              <w:rPr>
                <w:ins w:id="723" w:author="Author"/>
                <w:color w:val="0000FF"/>
                <w:szCs w:val="24"/>
                <w:lang w:val="en-IN" w:eastAsia="en-IN"/>
                <w:rPrChange w:id="724" w:author="Author">
                  <w:rPr>
                    <w:ins w:id="72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26" w:author="Author">
              <w:r w:rsidRPr="00B54CE4">
                <w:rPr>
                  <w:color w:val="0000FF"/>
                  <w:szCs w:val="24"/>
                  <w:lang w:val="en-IN" w:eastAsia="en-IN"/>
                  <w:rPrChange w:id="72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C1DD" w14:textId="77777777" w:rsidR="001471EE" w:rsidRPr="00B54CE4" w:rsidRDefault="001471EE" w:rsidP="001471EE">
            <w:pPr>
              <w:jc w:val="left"/>
              <w:rPr>
                <w:ins w:id="728" w:author="Author"/>
                <w:color w:val="0000FF"/>
                <w:szCs w:val="24"/>
                <w:lang w:val="en-IN" w:eastAsia="en-IN"/>
                <w:rPrChange w:id="729" w:author="Author">
                  <w:rPr>
                    <w:ins w:id="73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31" w:author="Author">
              <w:r w:rsidRPr="00B54CE4">
                <w:rPr>
                  <w:color w:val="0000FF"/>
                  <w:szCs w:val="24"/>
                  <w:lang w:val="en-IN" w:eastAsia="en-IN"/>
                  <w:rPrChange w:id="73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219D8" w14:textId="77777777" w:rsidR="001471EE" w:rsidRPr="00B54CE4" w:rsidRDefault="001471EE" w:rsidP="001471EE">
            <w:pPr>
              <w:jc w:val="right"/>
              <w:rPr>
                <w:ins w:id="733" w:author="Author"/>
                <w:color w:val="0000FF"/>
                <w:szCs w:val="24"/>
                <w:lang w:val="en-IN" w:eastAsia="en-IN"/>
                <w:rPrChange w:id="734" w:author="Author">
                  <w:rPr>
                    <w:ins w:id="73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36" w:author="Author">
              <w:r w:rsidRPr="00B54CE4">
                <w:rPr>
                  <w:color w:val="0000FF"/>
                  <w:szCs w:val="24"/>
                  <w:lang w:val="en-IN" w:eastAsia="en-IN"/>
                  <w:rPrChange w:id="73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251.3776</w:t>
              </w:r>
            </w:ins>
          </w:p>
        </w:tc>
      </w:tr>
      <w:tr w:rsidR="001471EE" w:rsidRPr="00B54CE4" w14:paraId="54AC572F" w14:textId="77777777" w:rsidTr="001471EE">
        <w:trPr>
          <w:trHeight w:val="255"/>
          <w:ins w:id="738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D21C" w14:textId="77777777" w:rsidR="001471EE" w:rsidRPr="00B54CE4" w:rsidRDefault="001471EE" w:rsidP="001471EE">
            <w:pPr>
              <w:jc w:val="left"/>
              <w:rPr>
                <w:ins w:id="739" w:author="Author"/>
                <w:color w:val="0000FF"/>
                <w:szCs w:val="24"/>
                <w:lang w:val="en-IN" w:eastAsia="en-IN"/>
                <w:rPrChange w:id="740" w:author="Author">
                  <w:rPr>
                    <w:ins w:id="74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42" w:author="Author">
              <w:r w:rsidRPr="00B54CE4">
                <w:rPr>
                  <w:color w:val="0000FF"/>
                  <w:szCs w:val="24"/>
                  <w:lang w:val="en-IN" w:eastAsia="en-IN"/>
                  <w:rPrChange w:id="74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06201" w14:textId="77777777" w:rsidR="001471EE" w:rsidRPr="00B54CE4" w:rsidRDefault="001471EE" w:rsidP="001471EE">
            <w:pPr>
              <w:jc w:val="left"/>
              <w:rPr>
                <w:ins w:id="744" w:author="Author"/>
                <w:color w:val="0000FF"/>
                <w:szCs w:val="24"/>
                <w:lang w:val="en-IN" w:eastAsia="en-IN"/>
                <w:rPrChange w:id="745" w:author="Author">
                  <w:rPr>
                    <w:ins w:id="74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47" w:author="Author">
              <w:r w:rsidRPr="00B54CE4">
                <w:rPr>
                  <w:color w:val="0000FF"/>
                  <w:szCs w:val="24"/>
                  <w:lang w:val="en-IN" w:eastAsia="en-IN"/>
                  <w:rPrChange w:id="74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C6E12" w14:textId="77777777" w:rsidR="001471EE" w:rsidRPr="00B54CE4" w:rsidRDefault="001471EE" w:rsidP="001471EE">
            <w:pPr>
              <w:jc w:val="left"/>
              <w:rPr>
                <w:ins w:id="749" w:author="Author"/>
                <w:color w:val="0000FF"/>
                <w:szCs w:val="24"/>
                <w:lang w:val="en-IN" w:eastAsia="en-IN"/>
                <w:rPrChange w:id="750" w:author="Author">
                  <w:rPr>
                    <w:ins w:id="75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52" w:author="Author">
              <w:r w:rsidRPr="00B54CE4">
                <w:rPr>
                  <w:color w:val="0000FF"/>
                  <w:szCs w:val="24"/>
                  <w:lang w:val="en-IN" w:eastAsia="en-IN"/>
                  <w:rPrChange w:id="75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77ABC" w14:textId="77777777" w:rsidR="001471EE" w:rsidRPr="00B54CE4" w:rsidRDefault="001471EE" w:rsidP="001471EE">
            <w:pPr>
              <w:jc w:val="left"/>
              <w:rPr>
                <w:ins w:id="754" w:author="Author"/>
                <w:color w:val="0000FF"/>
                <w:szCs w:val="24"/>
                <w:lang w:val="en-IN" w:eastAsia="en-IN"/>
                <w:rPrChange w:id="755" w:author="Author">
                  <w:rPr>
                    <w:ins w:id="75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57" w:author="Author">
              <w:r w:rsidRPr="00B54CE4">
                <w:rPr>
                  <w:color w:val="0000FF"/>
                  <w:szCs w:val="24"/>
                  <w:lang w:val="en-IN" w:eastAsia="en-IN"/>
                  <w:rPrChange w:id="75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C621A" w14:textId="77777777" w:rsidR="001471EE" w:rsidRPr="00B54CE4" w:rsidRDefault="001471EE" w:rsidP="001471EE">
            <w:pPr>
              <w:jc w:val="left"/>
              <w:rPr>
                <w:ins w:id="759" w:author="Author"/>
                <w:color w:val="0000FF"/>
                <w:szCs w:val="24"/>
                <w:lang w:val="en-IN" w:eastAsia="en-IN"/>
                <w:rPrChange w:id="760" w:author="Author">
                  <w:rPr>
                    <w:ins w:id="76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62" w:author="Author">
              <w:r w:rsidRPr="00B54CE4">
                <w:rPr>
                  <w:color w:val="0000FF"/>
                  <w:szCs w:val="24"/>
                  <w:lang w:val="en-IN" w:eastAsia="en-IN"/>
                  <w:rPrChange w:id="76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15275C41" w14:textId="77777777" w:rsidTr="001471EE">
        <w:trPr>
          <w:trHeight w:val="255"/>
          <w:ins w:id="764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9ACF" w14:textId="77777777" w:rsidR="001471EE" w:rsidRPr="00B54CE4" w:rsidRDefault="001471EE" w:rsidP="001471EE">
            <w:pPr>
              <w:jc w:val="left"/>
              <w:rPr>
                <w:ins w:id="765" w:author="Author"/>
                <w:color w:val="0000FF"/>
                <w:szCs w:val="24"/>
                <w:lang w:val="en-IN" w:eastAsia="en-IN"/>
                <w:rPrChange w:id="766" w:author="Author">
                  <w:rPr>
                    <w:ins w:id="76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68" w:author="Author">
              <w:r w:rsidRPr="00B54CE4">
                <w:rPr>
                  <w:color w:val="0000FF"/>
                  <w:szCs w:val="24"/>
                  <w:lang w:val="en-IN" w:eastAsia="en-IN"/>
                  <w:rPrChange w:id="76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Total Weight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4F741" w14:textId="77777777" w:rsidR="001471EE" w:rsidRPr="00B54CE4" w:rsidRDefault="001471EE" w:rsidP="001471EE">
            <w:pPr>
              <w:jc w:val="left"/>
              <w:rPr>
                <w:ins w:id="770" w:author="Author"/>
                <w:color w:val="0000FF"/>
                <w:szCs w:val="24"/>
                <w:lang w:val="en-IN" w:eastAsia="en-IN"/>
                <w:rPrChange w:id="771" w:author="Author">
                  <w:rPr>
                    <w:ins w:id="77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73" w:author="Author">
              <w:r w:rsidRPr="00B54CE4">
                <w:rPr>
                  <w:color w:val="0000FF"/>
                  <w:szCs w:val="24"/>
                  <w:lang w:val="en-IN" w:eastAsia="en-IN"/>
                  <w:rPrChange w:id="77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E3C6C" w14:textId="77777777" w:rsidR="001471EE" w:rsidRPr="00B54CE4" w:rsidRDefault="001471EE" w:rsidP="001471EE">
            <w:pPr>
              <w:jc w:val="left"/>
              <w:rPr>
                <w:ins w:id="775" w:author="Author"/>
                <w:color w:val="0000FF"/>
                <w:szCs w:val="24"/>
                <w:lang w:val="en-IN" w:eastAsia="en-IN"/>
                <w:rPrChange w:id="776" w:author="Author">
                  <w:rPr>
                    <w:ins w:id="77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78" w:author="Author">
              <w:r w:rsidRPr="00B54CE4">
                <w:rPr>
                  <w:color w:val="0000FF"/>
                  <w:szCs w:val="24"/>
                  <w:lang w:val="en-IN" w:eastAsia="en-IN"/>
                  <w:rPrChange w:id="77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0E3D7" w14:textId="77777777" w:rsidR="001471EE" w:rsidRPr="00B54CE4" w:rsidRDefault="001471EE" w:rsidP="001471EE">
            <w:pPr>
              <w:jc w:val="left"/>
              <w:rPr>
                <w:ins w:id="780" w:author="Author"/>
                <w:color w:val="0000FF"/>
                <w:szCs w:val="24"/>
                <w:lang w:val="en-IN" w:eastAsia="en-IN"/>
                <w:rPrChange w:id="781" w:author="Author">
                  <w:rPr>
                    <w:ins w:id="78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83" w:author="Author">
              <w:r w:rsidRPr="00B54CE4">
                <w:rPr>
                  <w:color w:val="0000FF"/>
                  <w:szCs w:val="24"/>
                  <w:lang w:val="en-IN" w:eastAsia="en-IN"/>
                  <w:rPrChange w:id="78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kg/m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521A" w14:textId="77777777" w:rsidR="001471EE" w:rsidRPr="00B54CE4" w:rsidRDefault="001471EE" w:rsidP="001471EE">
            <w:pPr>
              <w:jc w:val="right"/>
              <w:rPr>
                <w:ins w:id="785" w:author="Author"/>
                <w:color w:val="0000FF"/>
                <w:szCs w:val="24"/>
                <w:lang w:val="en-IN" w:eastAsia="en-IN"/>
                <w:rPrChange w:id="786" w:author="Author">
                  <w:rPr>
                    <w:ins w:id="78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88" w:author="Author">
              <w:r w:rsidRPr="00B54CE4">
                <w:rPr>
                  <w:color w:val="0000FF"/>
                  <w:szCs w:val="24"/>
                  <w:lang w:val="en-IN" w:eastAsia="en-IN"/>
                  <w:rPrChange w:id="78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356.9187</w:t>
              </w:r>
            </w:ins>
          </w:p>
        </w:tc>
      </w:tr>
      <w:tr w:rsidR="001471EE" w:rsidRPr="00B54CE4" w14:paraId="67766349" w14:textId="77777777" w:rsidTr="001471EE">
        <w:trPr>
          <w:trHeight w:val="255"/>
          <w:ins w:id="790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AF4EB" w14:textId="77777777" w:rsidR="001471EE" w:rsidRPr="00B54CE4" w:rsidRDefault="001471EE" w:rsidP="001471EE">
            <w:pPr>
              <w:jc w:val="left"/>
              <w:rPr>
                <w:ins w:id="791" w:author="Author"/>
                <w:color w:val="0000FF"/>
                <w:szCs w:val="24"/>
                <w:lang w:val="en-IN" w:eastAsia="en-IN"/>
                <w:rPrChange w:id="792" w:author="Author">
                  <w:rPr>
                    <w:ins w:id="79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94" w:author="Author">
              <w:r w:rsidRPr="00B54CE4">
                <w:rPr>
                  <w:color w:val="0000FF"/>
                  <w:szCs w:val="24"/>
                  <w:lang w:val="en-IN" w:eastAsia="en-IN"/>
                  <w:rPrChange w:id="79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2A3E8" w14:textId="77777777" w:rsidR="001471EE" w:rsidRPr="00B54CE4" w:rsidRDefault="001471EE" w:rsidP="001471EE">
            <w:pPr>
              <w:jc w:val="left"/>
              <w:rPr>
                <w:ins w:id="796" w:author="Author"/>
                <w:color w:val="0000FF"/>
                <w:szCs w:val="24"/>
                <w:lang w:val="en-IN" w:eastAsia="en-IN"/>
                <w:rPrChange w:id="797" w:author="Author">
                  <w:rPr>
                    <w:ins w:id="79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799" w:author="Author">
              <w:r w:rsidRPr="00B54CE4">
                <w:rPr>
                  <w:color w:val="0000FF"/>
                  <w:szCs w:val="24"/>
                  <w:lang w:val="en-IN" w:eastAsia="en-IN"/>
                  <w:rPrChange w:id="80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6A829" w14:textId="77777777" w:rsidR="001471EE" w:rsidRPr="00B54CE4" w:rsidRDefault="001471EE" w:rsidP="001471EE">
            <w:pPr>
              <w:jc w:val="left"/>
              <w:rPr>
                <w:ins w:id="801" w:author="Author"/>
                <w:color w:val="0000FF"/>
                <w:szCs w:val="24"/>
                <w:lang w:val="en-IN" w:eastAsia="en-IN"/>
                <w:rPrChange w:id="802" w:author="Author">
                  <w:rPr>
                    <w:ins w:id="80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04" w:author="Author">
              <w:r w:rsidRPr="00B54CE4">
                <w:rPr>
                  <w:color w:val="0000FF"/>
                  <w:szCs w:val="24"/>
                  <w:lang w:val="en-IN" w:eastAsia="en-IN"/>
                  <w:rPrChange w:id="80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E2587" w14:textId="77777777" w:rsidR="001471EE" w:rsidRPr="00B54CE4" w:rsidRDefault="001471EE" w:rsidP="001471EE">
            <w:pPr>
              <w:jc w:val="left"/>
              <w:rPr>
                <w:ins w:id="806" w:author="Author"/>
                <w:color w:val="0000FF"/>
                <w:szCs w:val="24"/>
                <w:lang w:val="en-IN" w:eastAsia="en-IN"/>
                <w:rPrChange w:id="807" w:author="Author">
                  <w:rPr>
                    <w:ins w:id="80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09" w:author="Author">
              <w:r w:rsidRPr="00B54CE4">
                <w:rPr>
                  <w:color w:val="0000FF"/>
                  <w:szCs w:val="24"/>
                  <w:lang w:val="en-IN" w:eastAsia="en-IN"/>
                  <w:rPrChange w:id="81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296F7" w14:textId="77777777" w:rsidR="001471EE" w:rsidRPr="00B54CE4" w:rsidRDefault="001471EE" w:rsidP="001471EE">
            <w:pPr>
              <w:jc w:val="left"/>
              <w:rPr>
                <w:ins w:id="811" w:author="Author"/>
                <w:color w:val="0000FF"/>
                <w:szCs w:val="24"/>
                <w:lang w:val="en-IN" w:eastAsia="en-IN"/>
                <w:rPrChange w:id="812" w:author="Author">
                  <w:rPr>
                    <w:ins w:id="81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14" w:author="Author">
              <w:r w:rsidRPr="00B54CE4">
                <w:rPr>
                  <w:color w:val="0000FF"/>
                  <w:szCs w:val="24"/>
                  <w:lang w:val="en-IN" w:eastAsia="en-IN"/>
                  <w:rPrChange w:id="81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4F45332C" w14:textId="77777777" w:rsidTr="001471EE">
        <w:trPr>
          <w:trHeight w:val="255"/>
          <w:ins w:id="816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BD464" w14:textId="77777777" w:rsidR="001471EE" w:rsidRPr="00B54CE4" w:rsidRDefault="001471EE" w:rsidP="001471EE">
            <w:pPr>
              <w:jc w:val="left"/>
              <w:rPr>
                <w:ins w:id="817" w:author="Author"/>
                <w:color w:val="0000FF"/>
                <w:szCs w:val="24"/>
                <w:lang w:val="en-IN" w:eastAsia="en-IN"/>
                <w:rPrChange w:id="818" w:author="Author">
                  <w:rPr>
                    <w:ins w:id="81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20" w:author="Author">
              <w:r w:rsidRPr="00B54CE4">
                <w:rPr>
                  <w:color w:val="0000FF"/>
                  <w:szCs w:val="24"/>
                  <w:lang w:val="en-IN" w:eastAsia="en-IN"/>
                  <w:rPrChange w:id="82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Riser length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D73E" w14:textId="77777777" w:rsidR="001471EE" w:rsidRPr="00B54CE4" w:rsidRDefault="001471EE" w:rsidP="001471EE">
            <w:pPr>
              <w:jc w:val="left"/>
              <w:rPr>
                <w:ins w:id="822" w:author="Author"/>
                <w:color w:val="0000FF"/>
                <w:szCs w:val="24"/>
                <w:lang w:val="en-IN" w:eastAsia="en-IN"/>
                <w:rPrChange w:id="823" w:author="Author">
                  <w:rPr>
                    <w:ins w:id="82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25" w:author="Author">
              <w:r w:rsidRPr="00B54CE4">
                <w:rPr>
                  <w:color w:val="0000FF"/>
                  <w:szCs w:val="24"/>
                  <w:lang w:val="en-IN" w:eastAsia="en-IN"/>
                  <w:rPrChange w:id="82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15A55" w14:textId="77777777" w:rsidR="001471EE" w:rsidRPr="00B54CE4" w:rsidRDefault="001471EE" w:rsidP="001471EE">
            <w:pPr>
              <w:jc w:val="left"/>
              <w:rPr>
                <w:ins w:id="827" w:author="Author"/>
                <w:color w:val="0000FF"/>
                <w:szCs w:val="24"/>
                <w:lang w:val="en-IN" w:eastAsia="en-IN"/>
                <w:rPrChange w:id="828" w:author="Author">
                  <w:rPr>
                    <w:ins w:id="82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30" w:author="Author">
              <w:r w:rsidRPr="00B54CE4">
                <w:rPr>
                  <w:color w:val="0000FF"/>
                  <w:szCs w:val="24"/>
                  <w:lang w:val="en-IN" w:eastAsia="en-IN"/>
                  <w:rPrChange w:id="83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375F9" w14:textId="77777777" w:rsidR="001471EE" w:rsidRPr="00B54CE4" w:rsidRDefault="001471EE" w:rsidP="001471EE">
            <w:pPr>
              <w:jc w:val="left"/>
              <w:rPr>
                <w:ins w:id="832" w:author="Author"/>
                <w:color w:val="0000FF"/>
                <w:szCs w:val="24"/>
                <w:lang w:val="en-IN" w:eastAsia="en-IN"/>
                <w:rPrChange w:id="833" w:author="Author">
                  <w:rPr>
                    <w:ins w:id="83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35" w:author="Author">
              <w:r w:rsidRPr="00B54CE4">
                <w:rPr>
                  <w:color w:val="0000FF"/>
                  <w:szCs w:val="24"/>
                  <w:lang w:val="en-IN" w:eastAsia="en-IN"/>
                  <w:rPrChange w:id="83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m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1BE7B" w14:textId="77777777" w:rsidR="001471EE" w:rsidRPr="00B54CE4" w:rsidRDefault="001471EE" w:rsidP="001471EE">
            <w:pPr>
              <w:jc w:val="right"/>
              <w:rPr>
                <w:ins w:id="837" w:author="Author"/>
                <w:color w:val="0000FF"/>
                <w:szCs w:val="24"/>
                <w:lang w:val="en-IN" w:eastAsia="en-IN"/>
                <w:rPrChange w:id="838" w:author="Author">
                  <w:rPr>
                    <w:ins w:id="83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40" w:author="Author">
              <w:r w:rsidRPr="00B54CE4">
                <w:rPr>
                  <w:color w:val="0000FF"/>
                  <w:szCs w:val="24"/>
                  <w:lang w:val="en-IN" w:eastAsia="en-IN"/>
                  <w:rPrChange w:id="84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1838</w:t>
              </w:r>
            </w:ins>
          </w:p>
        </w:tc>
      </w:tr>
      <w:tr w:rsidR="001471EE" w:rsidRPr="00B54CE4" w14:paraId="468D5269" w14:textId="77777777" w:rsidTr="001471EE">
        <w:trPr>
          <w:trHeight w:val="255"/>
          <w:ins w:id="842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90B8F" w14:textId="77777777" w:rsidR="001471EE" w:rsidRPr="00B54CE4" w:rsidRDefault="001471EE" w:rsidP="001471EE">
            <w:pPr>
              <w:jc w:val="left"/>
              <w:rPr>
                <w:ins w:id="843" w:author="Author"/>
                <w:color w:val="0000FF"/>
                <w:szCs w:val="24"/>
                <w:lang w:val="en-IN" w:eastAsia="en-IN"/>
                <w:rPrChange w:id="844" w:author="Author">
                  <w:rPr>
                    <w:ins w:id="84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46" w:author="Author">
              <w:r w:rsidRPr="00B54CE4">
                <w:rPr>
                  <w:color w:val="0000FF"/>
                  <w:szCs w:val="24"/>
                  <w:lang w:val="en-IN" w:eastAsia="en-IN"/>
                  <w:rPrChange w:id="84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Total weight of riser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D3375" w14:textId="77777777" w:rsidR="001471EE" w:rsidRPr="00B54CE4" w:rsidRDefault="001471EE" w:rsidP="001471EE">
            <w:pPr>
              <w:jc w:val="left"/>
              <w:rPr>
                <w:ins w:id="848" w:author="Author"/>
                <w:color w:val="0000FF"/>
                <w:szCs w:val="24"/>
                <w:lang w:val="en-IN" w:eastAsia="en-IN"/>
                <w:rPrChange w:id="849" w:author="Author">
                  <w:rPr>
                    <w:ins w:id="85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51" w:author="Author">
              <w:r w:rsidRPr="00B54CE4">
                <w:rPr>
                  <w:color w:val="0000FF"/>
                  <w:szCs w:val="24"/>
                  <w:lang w:val="en-IN" w:eastAsia="en-IN"/>
                  <w:rPrChange w:id="85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3BE66B" w14:textId="77777777" w:rsidR="001471EE" w:rsidRPr="00B54CE4" w:rsidRDefault="001471EE" w:rsidP="001471EE">
            <w:pPr>
              <w:jc w:val="left"/>
              <w:rPr>
                <w:ins w:id="853" w:author="Author"/>
                <w:color w:val="0000FF"/>
                <w:szCs w:val="24"/>
                <w:lang w:val="en-IN" w:eastAsia="en-IN"/>
                <w:rPrChange w:id="854" w:author="Author">
                  <w:rPr>
                    <w:ins w:id="85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56" w:author="Author">
              <w:r w:rsidRPr="00B54CE4">
                <w:rPr>
                  <w:color w:val="0000FF"/>
                  <w:szCs w:val="24"/>
                  <w:lang w:val="en-IN" w:eastAsia="en-IN"/>
                  <w:rPrChange w:id="85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38BAF" w14:textId="77777777" w:rsidR="001471EE" w:rsidRPr="00B54CE4" w:rsidRDefault="001471EE" w:rsidP="001471EE">
            <w:pPr>
              <w:jc w:val="left"/>
              <w:rPr>
                <w:ins w:id="858" w:author="Author"/>
                <w:color w:val="0000FF"/>
                <w:szCs w:val="24"/>
                <w:lang w:val="en-IN" w:eastAsia="en-IN"/>
                <w:rPrChange w:id="859" w:author="Author">
                  <w:rPr>
                    <w:ins w:id="86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61" w:author="Author">
              <w:r w:rsidRPr="00B54CE4">
                <w:rPr>
                  <w:color w:val="0000FF"/>
                  <w:szCs w:val="24"/>
                  <w:lang w:val="en-IN" w:eastAsia="en-IN"/>
                  <w:rPrChange w:id="86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kg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2993B" w14:textId="77777777" w:rsidR="001471EE" w:rsidRPr="00B54CE4" w:rsidRDefault="001471EE" w:rsidP="001471EE">
            <w:pPr>
              <w:jc w:val="right"/>
              <w:rPr>
                <w:ins w:id="863" w:author="Author"/>
                <w:color w:val="0000FF"/>
                <w:szCs w:val="24"/>
                <w:lang w:val="en-IN" w:eastAsia="en-IN"/>
                <w:rPrChange w:id="864" w:author="Author">
                  <w:rPr>
                    <w:ins w:id="86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66" w:author="Author">
              <w:r w:rsidRPr="00B54CE4">
                <w:rPr>
                  <w:color w:val="0000FF"/>
                  <w:szCs w:val="24"/>
                  <w:lang w:val="en-IN" w:eastAsia="en-IN"/>
                  <w:rPrChange w:id="86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656016.5</w:t>
              </w:r>
            </w:ins>
          </w:p>
        </w:tc>
      </w:tr>
      <w:tr w:rsidR="001471EE" w:rsidRPr="00B54CE4" w14:paraId="06375E1B" w14:textId="77777777" w:rsidTr="001471EE">
        <w:trPr>
          <w:trHeight w:val="255"/>
          <w:ins w:id="868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F6827" w14:textId="77777777" w:rsidR="001471EE" w:rsidRPr="00B54CE4" w:rsidRDefault="001471EE" w:rsidP="001471EE">
            <w:pPr>
              <w:jc w:val="left"/>
              <w:rPr>
                <w:ins w:id="869" w:author="Author"/>
                <w:color w:val="0000FF"/>
                <w:szCs w:val="24"/>
                <w:lang w:val="en-IN" w:eastAsia="en-IN"/>
                <w:rPrChange w:id="870" w:author="Author">
                  <w:rPr>
                    <w:ins w:id="87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72" w:author="Author">
              <w:r w:rsidRPr="00B54CE4">
                <w:rPr>
                  <w:color w:val="0000FF"/>
                  <w:szCs w:val="24"/>
                  <w:lang w:val="en-IN" w:eastAsia="en-IN"/>
                  <w:rPrChange w:id="87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B6A20" w14:textId="77777777" w:rsidR="001471EE" w:rsidRPr="00B54CE4" w:rsidRDefault="001471EE" w:rsidP="001471EE">
            <w:pPr>
              <w:jc w:val="left"/>
              <w:rPr>
                <w:ins w:id="874" w:author="Author"/>
                <w:color w:val="0000FF"/>
                <w:szCs w:val="24"/>
                <w:lang w:val="en-IN" w:eastAsia="en-IN"/>
                <w:rPrChange w:id="875" w:author="Author">
                  <w:rPr>
                    <w:ins w:id="87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77" w:author="Author">
              <w:r w:rsidRPr="00B54CE4">
                <w:rPr>
                  <w:color w:val="0000FF"/>
                  <w:szCs w:val="24"/>
                  <w:lang w:val="en-IN" w:eastAsia="en-IN"/>
                  <w:rPrChange w:id="87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30BD0" w14:textId="77777777" w:rsidR="001471EE" w:rsidRPr="00B54CE4" w:rsidRDefault="001471EE" w:rsidP="001471EE">
            <w:pPr>
              <w:jc w:val="left"/>
              <w:rPr>
                <w:ins w:id="879" w:author="Author"/>
                <w:color w:val="0000FF"/>
                <w:szCs w:val="24"/>
                <w:lang w:val="en-IN" w:eastAsia="en-IN"/>
                <w:rPrChange w:id="880" w:author="Author">
                  <w:rPr>
                    <w:ins w:id="88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82" w:author="Author">
              <w:r w:rsidRPr="00B54CE4">
                <w:rPr>
                  <w:color w:val="0000FF"/>
                  <w:szCs w:val="24"/>
                  <w:lang w:val="en-IN" w:eastAsia="en-IN"/>
                  <w:rPrChange w:id="88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921A0" w14:textId="77777777" w:rsidR="001471EE" w:rsidRPr="00B54CE4" w:rsidRDefault="001471EE" w:rsidP="001471EE">
            <w:pPr>
              <w:jc w:val="left"/>
              <w:rPr>
                <w:ins w:id="884" w:author="Author"/>
                <w:color w:val="0000FF"/>
                <w:szCs w:val="24"/>
                <w:lang w:val="en-IN" w:eastAsia="en-IN"/>
                <w:rPrChange w:id="885" w:author="Author">
                  <w:rPr>
                    <w:ins w:id="88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87" w:author="Author">
              <w:r w:rsidRPr="00B54CE4">
                <w:rPr>
                  <w:color w:val="0000FF"/>
                  <w:szCs w:val="24"/>
                  <w:lang w:val="en-IN" w:eastAsia="en-IN"/>
                  <w:rPrChange w:id="88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BC2A7" w14:textId="77777777" w:rsidR="001471EE" w:rsidRPr="00B54CE4" w:rsidRDefault="001471EE" w:rsidP="001471EE">
            <w:pPr>
              <w:jc w:val="left"/>
              <w:rPr>
                <w:ins w:id="889" w:author="Author"/>
                <w:color w:val="0000FF"/>
                <w:szCs w:val="24"/>
                <w:lang w:val="en-IN" w:eastAsia="en-IN"/>
                <w:rPrChange w:id="890" w:author="Author">
                  <w:rPr>
                    <w:ins w:id="89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92" w:author="Author">
              <w:r w:rsidRPr="00B54CE4">
                <w:rPr>
                  <w:color w:val="0000FF"/>
                  <w:szCs w:val="24"/>
                  <w:lang w:val="en-IN" w:eastAsia="en-IN"/>
                  <w:rPrChange w:id="89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72328680" w14:textId="77777777" w:rsidTr="001471EE">
        <w:trPr>
          <w:trHeight w:val="255"/>
          <w:ins w:id="894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1F8B2" w14:textId="77777777" w:rsidR="001471EE" w:rsidRPr="00B54CE4" w:rsidRDefault="001471EE" w:rsidP="001471EE">
            <w:pPr>
              <w:jc w:val="left"/>
              <w:rPr>
                <w:ins w:id="895" w:author="Author"/>
                <w:color w:val="0000FF"/>
                <w:szCs w:val="24"/>
                <w:lang w:val="en-IN" w:eastAsia="en-IN"/>
                <w:rPrChange w:id="896" w:author="Author">
                  <w:rPr>
                    <w:ins w:id="89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898" w:author="Author">
              <w:r w:rsidRPr="00B54CE4">
                <w:rPr>
                  <w:color w:val="0000FF"/>
                  <w:szCs w:val="24"/>
                  <w:lang w:val="en-IN" w:eastAsia="en-IN"/>
                  <w:rPrChange w:id="89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Tension factor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E71B2" w14:textId="77777777" w:rsidR="001471EE" w:rsidRPr="00B54CE4" w:rsidRDefault="001471EE" w:rsidP="001471EE">
            <w:pPr>
              <w:jc w:val="left"/>
              <w:rPr>
                <w:ins w:id="900" w:author="Author"/>
                <w:color w:val="0000FF"/>
                <w:szCs w:val="24"/>
                <w:lang w:val="en-IN" w:eastAsia="en-IN"/>
                <w:rPrChange w:id="901" w:author="Author">
                  <w:rPr>
                    <w:ins w:id="90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03" w:author="Author">
              <w:r w:rsidRPr="00B54CE4">
                <w:rPr>
                  <w:color w:val="0000FF"/>
                  <w:szCs w:val="24"/>
                  <w:lang w:val="en-IN" w:eastAsia="en-IN"/>
                  <w:rPrChange w:id="90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99E0" w14:textId="77777777" w:rsidR="001471EE" w:rsidRPr="00B54CE4" w:rsidRDefault="001471EE" w:rsidP="001471EE">
            <w:pPr>
              <w:jc w:val="left"/>
              <w:rPr>
                <w:ins w:id="905" w:author="Author"/>
                <w:color w:val="0000FF"/>
                <w:szCs w:val="24"/>
                <w:lang w:val="en-IN" w:eastAsia="en-IN"/>
                <w:rPrChange w:id="906" w:author="Author">
                  <w:rPr>
                    <w:ins w:id="90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08" w:author="Author">
              <w:r w:rsidRPr="00B54CE4">
                <w:rPr>
                  <w:color w:val="0000FF"/>
                  <w:szCs w:val="24"/>
                  <w:lang w:val="en-IN" w:eastAsia="en-IN"/>
                  <w:rPrChange w:id="90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7E28A" w14:textId="77777777" w:rsidR="001471EE" w:rsidRPr="00B54CE4" w:rsidRDefault="001471EE" w:rsidP="001471EE">
            <w:pPr>
              <w:jc w:val="left"/>
              <w:rPr>
                <w:ins w:id="910" w:author="Author"/>
                <w:color w:val="0000FF"/>
                <w:szCs w:val="24"/>
                <w:lang w:val="en-IN" w:eastAsia="en-IN"/>
                <w:rPrChange w:id="911" w:author="Author">
                  <w:rPr>
                    <w:ins w:id="91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13" w:author="Author">
              <w:r w:rsidRPr="00B54CE4">
                <w:rPr>
                  <w:color w:val="0000FF"/>
                  <w:szCs w:val="24"/>
                  <w:lang w:val="en-IN" w:eastAsia="en-IN"/>
                  <w:rPrChange w:id="91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AC2DD" w14:textId="2C99FEA9" w:rsidR="001471EE" w:rsidRPr="00B54CE4" w:rsidRDefault="00BC0BE3" w:rsidP="001471EE">
            <w:pPr>
              <w:jc w:val="right"/>
              <w:rPr>
                <w:ins w:id="915" w:author="Author"/>
                <w:color w:val="0000FF"/>
                <w:szCs w:val="24"/>
                <w:lang w:val="en-IN" w:eastAsia="en-IN"/>
                <w:rPrChange w:id="916" w:author="Author">
                  <w:rPr>
                    <w:ins w:id="91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18" w:author="Author">
              <w:r w:rsidRPr="00B54CE4">
                <w:rPr>
                  <w:color w:val="0000FF"/>
                  <w:szCs w:val="24"/>
                  <w:lang w:val="en-IN" w:eastAsia="en-IN"/>
                </w:rPr>
                <w:t>1.4</w:t>
              </w:r>
            </w:ins>
          </w:p>
        </w:tc>
      </w:tr>
      <w:tr w:rsidR="001471EE" w:rsidRPr="00B54CE4" w14:paraId="6D68061E" w14:textId="77777777" w:rsidTr="001471EE">
        <w:trPr>
          <w:trHeight w:val="255"/>
          <w:ins w:id="919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EE41F" w14:textId="77777777" w:rsidR="001471EE" w:rsidRPr="00B54CE4" w:rsidRDefault="001471EE" w:rsidP="001471EE">
            <w:pPr>
              <w:jc w:val="left"/>
              <w:rPr>
                <w:ins w:id="920" w:author="Author"/>
                <w:color w:val="0000FF"/>
                <w:szCs w:val="24"/>
                <w:lang w:val="en-IN" w:eastAsia="en-IN"/>
                <w:rPrChange w:id="921" w:author="Author">
                  <w:rPr>
                    <w:ins w:id="92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23" w:author="Author">
              <w:r w:rsidRPr="00B54CE4">
                <w:rPr>
                  <w:color w:val="0000FF"/>
                  <w:szCs w:val="24"/>
                  <w:lang w:val="en-IN" w:eastAsia="en-IN"/>
                  <w:rPrChange w:id="92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Total Tension in Supporting Spring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24A69" w14:textId="77777777" w:rsidR="001471EE" w:rsidRPr="00B54CE4" w:rsidRDefault="001471EE" w:rsidP="001471EE">
            <w:pPr>
              <w:jc w:val="left"/>
              <w:rPr>
                <w:ins w:id="925" w:author="Author"/>
                <w:color w:val="0000FF"/>
                <w:szCs w:val="24"/>
                <w:lang w:val="en-IN" w:eastAsia="en-IN"/>
                <w:rPrChange w:id="926" w:author="Author">
                  <w:rPr>
                    <w:ins w:id="92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28" w:author="Author">
              <w:r w:rsidRPr="00B54CE4">
                <w:rPr>
                  <w:color w:val="0000FF"/>
                  <w:szCs w:val="24"/>
                  <w:lang w:val="en-IN" w:eastAsia="en-IN"/>
                  <w:rPrChange w:id="92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D6D1F" w14:textId="77777777" w:rsidR="001471EE" w:rsidRPr="00B54CE4" w:rsidRDefault="001471EE" w:rsidP="001471EE">
            <w:pPr>
              <w:jc w:val="left"/>
              <w:rPr>
                <w:ins w:id="930" w:author="Author"/>
                <w:color w:val="0000FF"/>
                <w:szCs w:val="24"/>
                <w:lang w:val="en-IN" w:eastAsia="en-IN"/>
                <w:rPrChange w:id="931" w:author="Author">
                  <w:rPr>
                    <w:ins w:id="93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33" w:author="Author">
              <w:r w:rsidRPr="00B54CE4">
                <w:rPr>
                  <w:color w:val="0000FF"/>
                  <w:szCs w:val="24"/>
                  <w:lang w:val="en-IN" w:eastAsia="en-IN"/>
                  <w:rPrChange w:id="93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002F8" w14:textId="77777777" w:rsidR="001471EE" w:rsidRPr="00B54CE4" w:rsidRDefault="001471EE" w:rsidP="001471EE">
            <w:pPr>
              <w:jc w:val="left"/>
              <w:rPr>
                <w:ins w:id="935" w:author="Author"/>
                <w:color w:val="0000FF"/>
                <w:szCs w:val="24"/>
                <w:lang w:val="en-IN" w:eastAsia="en-IN"/>
                <w:rPrChange w:id="936" w:author="Author">
                  <w:rPr>
                    <w:ins w:id="93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38" w:author="Author">
              <w:r w:rsidRPr="00B54CE4">
                <w:rPr>
                  <w:color w:val="0000FF"/>
                  <w:szCs w:val="24"/>
                  <w:lang w:val="en-IN" w:eastAsia="en-IN"/>
                  <w:rPrChange w:id="93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N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ED396" w14:textId="77777777" w:rsidR="001471EE" w:rsidRPr="00B54CE4" w:rsidRDefault="001471EE" w:rsidP="001471EE">
            <w:pPr>
              <w:jc w:val="right"/>
              <w:rPr>
                <w:ins w:id="940" w:author="Author"/>
                <w:color w:val="0000FF"/>
                <w:szCs w:val="24"/>
                <w:lang w:val="en-IN" w:eastAsia="en-IN"/>
                <w:rPrChange w:id="941" w:author="Author">
                  <w:rPr>
                    <w:ins w:id="94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43" w:author="Author">
              <w:r w:rsidRPr="00B54CE4">
                <w:rPr>
                  <w:color w:val="0000FF"/>
                  <w:szCs w:val="24"/>
                  <w:lang w:val="en-IN" w:eastAsia="en-IN"/>
                  <w:rPrChange w:id="94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7722626</w:t>
              </w:r>
            </w:ins>
          </w:p>
        </w:tc>
      </w:tr>
      <w:tr w:rsidR="001471EE" w:rsidRPr="00B54CE4" w14:paraId="6F466886" w14:textId="77777777" w:rsidTr="001471EE">
        <w:trPr>
          <w:trHeight w:val="255"/>
          <w:ins w:id="945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BFAAED" w14:textId="77777777" w:rsidR="001471EE" w:rsidRPr="00B54CE4" w:rsidRDefault="001471EE" w:rsidP="001471EE">
            <w:pPr>
              <w:jc w:val="left"/>
              <w:rPr>
                <w:ins w:id="946" w:author="Author"/>
                <w:color w:val="0000FF"/>
                <w:szCs w:val="24"/>
                <w:lang w:val="en-IN" w:eastAsia="en-IN"/>
                <w:rPrChange w:id="947" w:author="Author">
                  <w:rPr>
                    <w:ins w:id="94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49" w:author="Author">
              <w:r w:rsidRPr="00B54CE4">
                <w:rPr>
                  <w:color w:val="0000FF"/>
                  <w:szCs w:val="24"/>
                  <w:lang w:val="en-IN" w:eastAsia="en-IN"/>
                  <w:rPrChange w:id="95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D3405" w14:textId="77777777" w:rsidR="001471EE" w:rsidRPr="00B54CE4" w:rsidRDefault="001471EE" w:rsidP="001471EE">
            <w:pPr>
              <w:jc w:val="left"/>
              <w:rPr>
                <w:ins w:id="951" w:author="Author"/>
                <w:color w:val="0000FF"/>
                <w:szCs w:val="24"/>
                <w:lang w:val="en-IN" w:eastAsia="en-IN"/>
                <w:rPrChange w:id="952" w:author="Author">
                  <w:rPr>
                    <w:ins w:id="95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54" w:author="Author">
              <w:r w:rsidRPr="00B54CE4">
                <w:rPr>
                  <w:color w:val="0000FF"/>
                  <w:szCs w:val="24"/>
                  <w:lang w:val="en-IN" w:eastAsia="en-IN"/>
                  <w:rPrChange w:id="95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16933" w14:textId="77777777" w:rsidR="001471EE" w:rsidRPr="00B54CE4" w:rsidRDefault="001471EE" w:rsidP="001471EE">
            <w:pPr>
              <w:jc w:val="left"/>
              <w:rPr>
                <w:ins w:id="956" w:author="Author"/>
                <w:color w:val="0000FF"/>
                <w:szCs w:val="24"/>
                <w:lang w:val="en-IN" w:eastAsia="en-IN"/>
                <w:rPrChange w:id="957" w:author="Author">
                  <w:rPr>
                    <w:ins w:id="95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59" w:author="Author">
              <w:r w:rsidRPr="00B54CE4">
                <w:rPr>
                  <w:color w:val="0000FF"/>
                  <w:szCs w:val="24"/>
                  <w:lang w:val="en-IN" w:eastAsia="en-IN"/>
                  <w:rPrChange w:id="96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DAB02" w14:textId="77777777" w:rsidR="001471EE" w:rsidRPr="00B54CE4" w:rsidRDefault="001471EE" w:rsidP="001471EE">
            <w:pPr>
              <w:jc w:val="left"/>
              <w:rPr>
                <w:ins w:id="961" w:author="Author"/>
                <w:color w:val="0000FF"/>
                <w:szCs w:val="24"/>
                <w:lang w:val="en-IN" w:eastAsia="en-IN"/>
                <w:rPrChange w:id="962" w:author="Author">
                  <w:rPr>
                    <w:ins w:id="96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proofErr w:type="spellStart"/>
            <w:ins w:id="964" w:author="Author">
              <w:r w:rsidRPr="00B54CE4">
                <w:rPr>
                  <w:color w:val="0000FF"/>
                  <w:szCs w:val="24"/>
                  <w:lang w:val="en-IN" w:eastAsia="en-IN"/>
                  <w:rPrChange w:id="96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kN</w:t>
              </w:r>
              <w:proofErr w:type="spellEnd"/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651A1" w14:textId="77777777" w:rsidR="001471EE" w:rsidRPr="00B54CE4" w:rsidRDefault="001471EE" w:rsidP="001471EE">
            <w:pPr>
              <w:jc w:val="right"/>
              <w:rPr>
                <w:ins w:id="966" w:author="Author"/>
                <w:color w:val="0000FF"/>
                <w:szCs w:val="24"/>
                <w:lang w:val="en-IN" w:eastAsia="en-IN"/>
                <w:rPrChange w:id="967" w:author="Author">
                  <w:rPr>
                    <w:ins w:id="96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69" w:author="Author">
              <w:r w:rsidRPr="00B54CE4">
                <w:rPr>
                  <w:color w:val="0000FF"/>
                  <w:szCs w:val="24"/>
                  <w:lang w:val="en-IN" w:eastAsia="en-IN"/>
                  <w:rPrChange w:id="97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7722.626</w:t>
              </w:r>
            </w:ins>
          </w:p>
        </w:tc>
      </w:tr>
      <w:tr w:rsidR="001471EE" w:rsidRPr="00B54CE4" w14:paraId="1E2560DD" w14:textId="77777777" w:rsidTr="001471EE">
        <w:trPr>
          <w:trHeight w:val="255"/>
          <w:ins w:id="971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D11D" w14:textId="77777777" w:rsidR="001471EE" w:rsidRPr="00B54CE4" w:rsidRDefault="001471EE" w:rsidP="001471EE">
            <w:pPr>
              <w:jc w:val="left"/>
              <w:rPr>
                <w:ins w:id="972" w:author="Author"/>
                <w:color w:val="0000FF"/>
                <w:szCs w:val="24"/>
                <w:lang w:val="en-IN" w:eastAsia="en-IN"/>
                <w:rPrChange w:id="973" w:author="Author">
                  <w:rPr>
                    <w:ins w:id="97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75" w:author="Author">
              <w:r w:rsidRPr="00B54CE4">
                <w:rPr>
                  <w:color w:val="0000FF"/>
                  <w:szCs w:val="24"/>
                  <w:lang w:val="en-IN" w:eastAsia="en-IN"/>
                  <w:rPrChange w:id="97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7503A" w14:textId="77777777" w:rsidR="001471EE" w:rsidRPr="00B54CE4" w:rsidRDefault="001471EE" w:rsidP="001471EE">
            <w:pPr>
              <w:jc w:val="left"/>
              <w:rPr>
                <w:ins w:id="977" w:author="Author"/>
                <w:color w:val="0000FF"/>
                <w:szCs w:val="24"/>
                <w:lang w:val="en-IN" w:eastAsia="en-IN"/>
                <w:rPrChange w:id="978" w:author="Author">
                  <w:rPr>
                    <w:ins w:id="97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80" w:author="Author">
              <w:r w:rsidRPr="00B54CE4">
                <w:rPr>
                  <w:color w:val="0000FF"/>
                  <w:szCs w:val="24"/>
                  <w:lang w:val="en-IN" w:eastAsia="en-IN"/>
                  <w:rPrChange w:id="98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DA34D" w14:textId="77777777" w:rsidR="001471EE" w:rsidRPr="00B54CE4" w:rsidRDefault="001471EE" w:rsidP="001471EE">
            <w:pPr>
              <w:jc w:val="left"/>
              <w:rPr>
                <w:ins w:id="982" w:author="Author"/>
                <w:color w:val="0000FF"/>
                <w:szCs w:val="24"/>
                <w:lang w:val="en-IN" w:eastAsia="en-IN"/>
                <w:rPrChange w:id="983" w:author="Author">
                  <w:rPr>
                    <w:ins w:id="98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85" w:author="Author">
              <w:r w:rsidRPr="00B54CE4">
                <w:rPr>
                  <w:color w:val="0000FF"/>
                  <w:szCs w:val="24"/>
                  <w:lang w:val="en-IN" w:eastAsia="en-IN"/>
                  <w:rPrChange w:id="98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E9FD6" w14:textId="77777777" w:rsidR="001471EE" w:rsidRPr="00B54CE4" w:rsidRDefault="001471EE" w:rsidP="001471EE">
            <w:pPr>
              <w:jc w:val="left"/>
              <w:rPr>
                <w:ins w:id="987" w:author="Author"/>
                <w:color w:val="0000FF"/>
                <w:szCs w:val="24"/>
                <w:lang w:val="en-IN" w:eastAsia="en-IN"/>
                <w:rPrChange w:id="988" w:author="Author">
                  <w:rPr>
                    <w:ins w:id="98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90" w:author="Author">
              <w:r w:rsidRPr="00B54CE4">
                <w:rPr>
                  <w:color w:val="0000FF"/>
                  <w:szCs w:val="24"/>
                  <w:lang w:val="en-IN" w:eastAsia="en-IN"/>
                  <w:rPrChange w:id="99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68692" w14:textId="77777777" w:rsidR="001471EE" w:rsidRPr="00B54CE4" w:rsidRDefault="001471EE" w:rsidP="001471EE">
            <w:pPr>
              <w:jc w:val="left"/>
              <w:rPr>
                <w:ins w:id="992" w:author="Author"/>
                <w:color w:val="0000FF"/>
                <w:szCs w:val="24"/>
                <w:lang w:val="en-IN" w:eastAsia="en-IN"/>
                <w:rPrChange w:id="993" w:author="Author">
                  <w:rPr>
                    <w:ins w:id="99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995" w:author="Author">
              <w:r w:rsidRPr="00B54CE4">
                <w:rPr>
                  <w:color w:val="0000FF"/>
                  <w:szCs w:val="24"/>
                  <w:lang w:val="en-IN" w:eastAsia="en-IN"/>
                  <w:rPrChange w:id="99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59E9C5B1" w14:textId="77777777" w:rsidTr="001471EE">
        <w:trPr>
          <w:trHeight w:val="255"/>
          <w:ins w:id="997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1BF40" w14:textId="77777777" w:rsidR="001471EE" w:rsidRPr="00B54CE4" w:rsidRDefault="001471EE" w:rsidP="001471EE">
            <w:pPr>
              <w:jc w:val="left"/>
              <w:rPr>
                <w:ins w:id="998" w:author="Author"/>
                <w:b/>
                <w:bCs/>
                <w:color w:val="0000FF"/>
                <w:szCs w:val="24"/>
                <w:lang w:val="en-IN" w:eastAsia="en-IN"/>
                <w:rPrChange w:id="999" w:author="Author">
                  <w:rPr>
                    <w:ins w:id="1000" w:author="Author"/>
                    <w:rFonts w:ascii="Arial" w:hAnsi="Arial" w:cs="Arial"/>
                    <w:b/>
                    <w:bCs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01" w:author="Author">
              <w:r w:rsidRPr="00B54CE4">
                <w:rPr>
                  <w:b/>
                  <w:bCs/>
                  <w:color w:val="0000FF"/>
                  <w:szCs w:val="24"/>
                  <w:lang w:val="en-IN" w:eastAsia="en-IN"/>
                  <w:rPrChange w:id="1002" w:author="Author">
                    <w:rPr>
                      <w:rFonts w:ascii="Arial" w:hAnsi="Arial" w:cs="Arial"/>
                      <w:b/>
                      <w:bCs/>
                      <w:color w:val="0000FF"/>
                      <w:sz w:val="20"/>
                      <w:lang w:val="en-IN" w:eastAsia="en-IN"/>
                    </w:rPr>
                  </w:rPrChange>
                </w:rPr>
                <w:t>Tensioners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2C03C" w14:textId="77777777" w:rsidR="001471EE" w:rsidRPr="00B54CE4" w:rsidRDefault="001471EE" w:rsidP="001471EE">
            <w:pPr>
              <w:jc w:val="left"/>
              <w:rPr>
                <w:ins w:id="1003" w:author="Author"/>
                <w:color w:val="0000FF"/>
                <w:szCs w:val="24"/>
                <w:lang w:val="en-IN" w:eastAsia="en-IN"/>
                <w:rPrChange w:id="1004" w:author="Author">
                  <w:rPr>
                    <w:ins w:id="100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06" w:author="Author">
              <w:r w:rsidRPr="00B54CE4">
                <w:rPr>
                  <w:color w:val="0000FF"/>
                  <w:szCs w:val="24"/>
                  <w:lang w:val="en-IN" w:eastAsia="en-IN"/>
                  <w:rPrChange w:id="100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58A4C" w14:textId="77777777" w:rsidR="001471EE" w:rsidRPr="00B54CE4" w:rsidRDefault="001471EE" w:rsidP="001471EE">
            <w:pPr>
              <w:jc w:val="left"/>
              <w:rPr>
                <w:ins w:id="1008" w:author="Author"/>
                <w:color w:val="0000FF"/>
                <w:szCs w:val="24"/>
                <w:lang w:val="en-IN" w:eastAsia="en-IN"/>
                <w:rPrChange w:id="1009" w:author="Author">
                  <w:rPr>
                    <w:ins w:id="101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11" w:author="Author">
              <w:r w:rsidRPr="00B54CE4">
                <w:rPr>
                  <w:color w:val="0000FF"/>
                  <w:szCs w:val="24"/>
                  <w:lang w:val="en-IN" w:eastAsia="en-IN"/>
                  <w:rPrChange w:id="101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770E9" w14:textId="77777777" w:rsidR="001471EE" w:rsidRPr="00B54CE4" w:rsidRDefault="001471EE" w:rsidP="001471EE">
            <w:pPr>
              <w:jc w:val="left"/>
              <w:rPr>
                <w:ins w:id="1013" w:author="Author"/>
                <w:color w:val="0000FF"/>
                <w:szCs w:val="24"/>
                <w:lang w:val="en-IN" w:eastAsia="en-IN"/>
                <w:rPrChange w:id="1014" w:author="Author">
                  <w:rPr>
                    <w:ins w:id="1015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16" w:author="Author">
              <w:r w:rsidRPr="00B54CE4">
                <w:rPr>
                  <w:color w:val="0000FF"/>
                  <w:szCs w:val="24"/>
                  <w:lang w:val="en-IN" w:eastAsia="en-IN"/>
                  <w:rPrChange w:id="1017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5250" w14:textId="77777777" w:rsidR="001471EE" w:rsidRPr="00B54CE4" w:rsidRDefault="001471EE" w:rsidP="001471EE">
            <w:pPr>
              <w:jc w:val="left"/>
              <w:rPr>
                <w:ins w:id="1018" w:author="Author"/>
                <w:color w:val="0000FF"/>
                <w:szCs w:val="24"/>
                <w:lang w:val="en-IN" w:eastAsia="en-IN"/>
                <w:rPrChange w:id="1019" w:author="Author">
                  <w:rPr>
                    <w:ins w:id="1020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21" w:author="Author">
              <w:r w:rsidRPr="00B54CE4">
                <w:rPr>
                  <w:color w:val="0000FF"/>
                  <w:szCs w:val="24"/>
                  <w:lang w:val="en-IN" w:eastAsia="en-IN"/>
                  <w:rPrChange w:id="1022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</w:tr>
      <w:tr w:rsidR="001471EE" w:rsidRPr="00B54CE4" w14:paraId="717564AE" w14:textId="77777777" w:rsidTr="001471EE">
        <w:trPr>
          <w:trHeight w:val="255"/>
          <w:ins w:id="1023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F016" w14:textId="77777777" w:rsidR="001471EE" w:rsidRPr="00B54CE4" w:rsidRDefault="001471EE" w:rsidP="001471EE">
            <w:pPr>
              <w:jc w:val="left"/>
              <w:rPr>
                <w:ins w:id="1024" w:author="Author"/>
                <w:color w:val="0000FF"/>
                <w:szCs w:val="24"/>
                <w:lang w:val="en-IN" w:eastAsia="en-IN"/>
                <w:rPrChange w:id="1025" w:author="Author">
                  <w:rPr>
                    <w:ins w:id="102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27" w:author="Author">
              <w:r w:rsidRPr="00B54CE4">
                <w:rPr>
                  <w:color w:val="0000FF"/>
                  <w:szCs w:val="24"/>
                  <w:lang w:val="en-IN" w:eastAsia="en-IN"/>
                  <w:rPrChange w:id="102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No. of. Tensioners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4858F" w14:textId="77777777" w:rsidR="001471EE" w:rsidRPr="00B54CE4" w:rsidRDefault="001471EE" w:rsidP="001471EE">
            <w:pPr>
              <w:jc w:val="left"/>
              <w:rPr>
                <w:ins w:id="1029" w:author="Author"/>
                <w:color w:val="0000FF"/>
                <w:szCs w:val="24"/>
                <w:lang w:val="en-IN" w:eastAsia="en-IN"/>
                <w:rPrChange w:id="1030" w:author="Author">
                  <w:rPr>
                    <w:ins w:id="103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32" w:author="Author">
              <w:r w:rsidRPr="00B54CE4">
                <w:rPr>
                  <w:color w:val="0000FF"/>
                  <w:szCs w:val="24"/>
                  <w:lang w:val="en-IN" w:eastAsia="en-IN"/>
                  <w:rPrChange w:id="103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4ABAB" w14:textId="77777777" w:rsidR="001471EE" w:rsidRPr="00B54CE4" w:rsidRDefault="001471EE" w:rsidP="001471EE">
            <w:pPr>
              <w:jc w:val="left"/>
              <w:rPr>
                <w:ins w:id="1034" w:author="Author"/>
                <w:color w:val="0000FF"/>
                <w:szCs w:val="24"/>
                <w:lang w:val="en-IN" w:eastAsia="en-IN"/>
                <w:rPrChange w:id="1035" w:author="Author">
                  <w:rPr>
                    <w:ins w:id="103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37" w:author="Author">
              <w:r w:rsidRPr="00B54CE4">
                <w:rPr>
                  <w:color w:val="0000FF"/>
                  <w:szCs w:val="24"/>
                  <w:lang w:val="en-IN" w:eastAsia="en-IN"/>
                  <w:rPrChange w:id="103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AAE89" w14:textId="77777777" w:rsidR="001471EE" w:rsidRPr="00B54CE4" w:rsidRDefault="001471EE" w:rsidP="001471EE">
            <w:pPr>
              <w:jc w:val="left"/>
              <w:rPr>
                <w:ins w:id="1039" w:author="Author"/>
                <w:color w:val="0000FF"/>
                <w:szCs w:val="24"/>
                <w:lang w:val="en-IN" w:eastAsia="en-IN"/>
                <w:rPrChange w:id="1040" w:author="Author">
                  <w:rPr>
                    <w:ins w:id="1041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42" w:author="Author">
              <w:r w:rsidRPr="00B54CE4">
                <w:rPr>
                  <w:color w:val="0000FF"/>
                  <w:szCs w:val="24"/>
                  <w:lang w:val="en-IN" w:eastAsia="en-IN"/>
                  <w:rPrChange w:id="1043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6C1CC" w14:textId="77777777" w:rsidR="001471EE" w:rsidRPr="00B54CE4" w:rsidRDefault="001471EE" w:rsidP="001471EE">
            <w:pPr>
              <w:jc w:val="right"/>
              <w:rPr>
                <w:ins w:id="1044" w:author="Author"/>
                <w:color w:val="0000FF"/>
                <w:szCs w:val="24"/>
                <w:lang w:val="en-IN" w:eastAsia="en-IN"/>
                <w:rPrChange w:id="1045" w:author="Author">
                  <w:rPr>
                    <w:ins w:id="1046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47" w:author="Author">
              <w:r w:rsidRPr="00B54CE4">
                <w:rPr>
                  <w:color w:val="0000FF"/>
                  <w:szCs w:val="24"/>
                  <w:lang w:val="en-IN" w:eastAsia="en-IN"/>
                  <w:rPrChange w:id="1048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4</w:t>
              </w:r>
            </w:ins>
          </w:p>
        </w:tc>
      </w:tr>
      <w:tr w:rsidR="001471EE" w:rsidRPr="00B54CE4" w14:paraId="63D83BF4" w14:textId="77777777" w:rsidTr="001471EE">
        <w:trPr>
          <w:trHeight w:val="255"/>
          <w:ins w:id="1049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628B" w14:textId="77777777" w:rsidR="001471EE" w:rsidRPr="00B54CE4" w:rsidRDefault="001471EE" w:rsidP="001471EE">
            <w:pPr>
              <w:jc w:val="left"/>
              <w:rPr>
                <w:ins w:id="1050" w:author="Author"/>
                <w:color w:val="0000FF"/>
                <w:szCs w:val="24"/>
                <w:lang w:val="en-IN" w:eastAsia="en-IN"/>
                <w:rPrChange w:id="1051" w:author="Author">
                  <w:rPr>
                    <w:ins w:id="105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53" w:author="Author">
              <w:r w:rsidRPr="00B54CE4">
                <w:rPr>
                  <w:color w:val="0000FF"/>
                  <w:szCs w:val="24"/>
                  <w:lang w:val="en-IN" w:eastAsia="en-IN"/>
                  <w:rPrChange w:id="105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Nominal Tension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547BD" w14:textId="77777777" w:rsidR="001471EE" w:rsidRPr="00B54CE4" w:rsidRDefault="001471EE" w:rsidP="001471EE">
            <w:pPr>
              <w:jc w:val="left"/>
              <w:rPr>
                <w:ins w:id="1055" w:author="Author"/>
                <w:color w:val="0000FF"/>
                <w:szCs w:val="24"/>
                <w:lang w:val="en-IN" w:eastAsia="en-IN"/>
                <w:rPrChange w:id="1056" w:author="Author">
                  <w:rPr>
                    <w:ins w:id="105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58" w:author="Author">
              <w:r w:rsidRPr="00B54CE4">
                <w:rPr>
                  <w:color w:val="0000FF"/>
                  <w:szCs w:val="24"/>
                  <w:lang w:val="en-IN" w:eastAsia="en-IN"/>
                  <w:rPrChange w:id="105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DDDF2" w14:textId="77777777" w:rsidR="001471EE" w:rsidRPr="00B54CE4" w:rsidRDefault="001471EE" w:rsidP="001471EE">
            <w:pPr>
              <w:jc w:val="left"/>
              <w:rPr>
                <w:ins w:id="1060" w:author="Author"/>
                <w:color w:val="0000FF"/>
                <w:szCs w:val="24"/>
                <w:lang w:val="en-IN" w:eastAsia="en-IN"/>
                <w:rPrChange w:id="1061" w:author="Author">
                  <w:rPr>
                    <w:ins w:id="106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63" w:author="Author">
              <w:r w:rsidRPr="00B54CE4">
                <w:rPr>
                  <w:color w:val="0000FF"/>
                  <w:szCs w:val="24"/>
                  <w:lang w:val="en-IN" w:eastAsia="en-IN"/>
                  <w:rPrChange w:id="106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88746" w14:textId="6B976F37" w:rsidR="001471EE" w:rsidRPr="00B54CE4" w:rsidRDefault="001471EE" w:rsidP="001471EE">
            <w:pPr>
              <w:jc w:val="left"/>
              <w:rPr>
                <w:ins w:id="1065" w:author="Author"/>
                <w:color w:val="0000FF"/>
                <w:szCs w:val="24"/>
                <w:lang w:val="en-IN" w:eastAsia="en-IN"/>
                <w:rPrChange w:id="1066" w:author="Author">
                  <w:rPr>
                    <w:ins w:id="1067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68" w:author="Author">
              <w:r w:rsidRPr="00B54CE4">
                <w:rPr>
                  <w:color w:val="0000FF"/>
                  <w:szCs w:val="24"/>
                  <w:lang w:val="en-IN" w:eastAsia="en-IN"/>
                  <w:rPrChange w:id="1069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  <w:r w:rsidR="00FE07BC">
                <w:rPr>
                  <w:color w:val="0000FF"/>
                  <w:szCs w:val="24"/>
                  <w:lang w:val="en-IN" w:eastAsia="en-IN"/>
                </w:rPr>
                <w:t>KN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A53A9" w14:textId="77777777" w:rsidR="001471EE" w:rsidRPr="00B54CE4" w:rsidRDefault="001471EE" w:rsidP="001471EE">
            <w:pPr>
              <w:jc w:val="right"/>
              <w:rPr>
                <w:ins w:id="1070" w:author="Author"/>
                <w:color w:val="0000FF"/>
                <w:szCs w:val="24"/>
                <w:lang w:val="en-IN" w:eastAsia="en-IN"/>
                <w:rPrChange w:id="1071" w:author="Author">
                  <w:rPr>
                    <w:ins w:id="1072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73" w:author="Author">
              <w:r w:rsidRPr="00B54CE4">
                <w:rPr>
                  <w:color w:val="0000FF"/>
                  <w:szCs w:val="24"/>
                  <w:lang w:val="en-IN" w:eastAsia="en-IN"/>
                  <w:rPrChange w:id="1074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1930.657</w:t>
              </w:r>
            </w:ins>
          </w:p>
        </w:tc>
      </w:tr>
      <w:tr w:rsidR="001471EE" w:rsidRPr="00B54CE4" w14:paraId="00992045" w14:textId="77777777" w:rsidTr="001471EE">
        <w:trPr>
          <w:trHeight w:val="255"/>
          <w:ins w:id="1075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FD5E" w14:textId="77777777" w:rsidR="001471EE" w:rsidRPr="00B54CE4" w:rsidRDefault="001471EE" w:rsidP="001471EE">
            <w:pPr>
              <w:jc w:val="left"/>
              <w:rPr>
                <w:ins w:id="1076" w:author="Author"/>
                <w:color w:val="0000FF"/>
                <w:szCs w:val="24"/>
                <w:lang w:val="en-IN" w:eastAsia="en-IN"/>
                <w:rPrChange w:id="1077" w:author="Author">
                  <w:rPr>
                    <w:ins w:id="107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79" w:author="Author">
              <w:r w:rsidRPr="00B54CE4">
                <w:rPr>
                  <w:color w:val="0000FF"/>
                  <w:szCs w:val="24"/>
                  <w:lang w:val="en-IN" w:eastAsia="en-IN"/>
                  <w:rPrChange w:id="108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Lower Limit (90% of Nominal)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F768" w14:textId="77777777" w:rsidR="001471EE" w:rsidRPr="00B54CE4" w:rsidRDefault="001471EE" w:rsidP="001471EE">
            <w:pPr>
              <w:jc w:val="left"/>
              <w:rPr>
                <w:ins w:id="1081" w:author="Author"/>
                <w:color w:val="0000FF"/>
                <w:szCs w:val="24"/>
                <w:lang w:val="en-IN" w:eastAsia="en-IN"/>
                <w:rPrChange w:id="1082" w:author="Author">
                  <w:rPr>
                    <w:ins w:id="108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84" w:author="Author">
              <w:r w:rsidRPr="00B54CE4">
                <w:rPr>
                  <w:color w:val="0000FF"/>
                  <w:szCs w:val="24"/>
                  <w:lang w:val="en-IN" w:eastAsia="en-IN"/>
                  <w:rPrChange w:id="108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43F26" w14:textId="77777777" w:rsidR="001471EE" w:rsidRPr="00B54CE4" w:rsidRDefault="001471EE" w:rsidP="001471EE">
            <w:pPr>
              <w:jc w:val="left"/>
              <w:rPr>
                <w:ins w:id="1086" w:author="Author"/>
                <w:color w:val="0000FF"/>
                <w:szCs w:val="24"/>
                <w:lang w:val="en-IN" w:eastAsia="en-IN"/>
                <w:rPrChange w:id="1087" w:author="Author">
                  <w:rPr>
                    <w:ins w:id="108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89" w:author="Author">
              <w:r w:rsidRPr="00B54CE4">
                <w:rPr>
                  <w:color w:val="0000FF"/>
                  <w:szCs w:val="24"/>
                  <w:lang w:val="en-IN" w:eastAsia="en-IN"/>
                  <w:rPrChange w:id="109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78400" w14:textId="2B92723B" w:rsidR="001471EE" w:rsidRPr="00B54CE4" w:rsidRDefault="001471EE" w:rsidP="001471EE">
            <w:pPr>
              <w:jc w:val="left"/>
              <w:rPr>
                <w:ins w:id="1091" w:author="Author"/>
                <w:color w:val="0000FF"/>
                <w:szCs w:val="24"/>
                <w:lang w:val="en-IN" w:eastAsia="en-IN"/>
                <w:rPrChange w:id="1092" w:author="Author">
                  <w:rPr>
                    <w:ins w:id="1093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94" w:author="Author">
              <w:r w:rsidRPr="00B54CE4">
                <w:rPr>
                  <w:color w:val="0000FF"/>
                  <w:szCs w:val="24"/>
                  <w:lang w:val="en-IN" w:eastAsia="en-IN"/>
                  <w:rPrChange w:id="1095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  <w:r w:rsidR="00FE07BC">
                <w:rPr>
                  <w:color w:val="0000FF"/>
                  <w:szCs w:val="24"/>
                  <w:lang w:val="en-IN" w:eastAsia="en-IN"/>
                </w:rPr>
                <w:t>KN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FBCC1" w14:textId="77777777" w:rsidR="001471EE" w:rsidRPr="00B54CE4" w:rsidRDefault="001471EE" w:rsidP="001471EE">
            <w:pPr>
              <w:jc w:val="right"/>
              <w:rPr>
                <w:ins w:id="1096" w:author="Author"/>
                <w:color w:val="0000FF"/>
                <w:szCs w:val="24"/>
                <w:lang w:val="en-IN" w:eastAsia="en-IN"/>
                <w:rPrChange w:id="1097" w:author="Author">
                  <w:rPr>
                    <w:ins w:id="1098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099" w:author="Author">
              <w:r w:rsidRPr="00B54CE4">
                <w:rPr>
                  <w:color w:val="0000FF"/>
                  <w:szCs w:val="24"/>
                  <w:lang w:val="en-IN" w:eastAsia="en-IN"/>
                  <w:rPrChange w:id="1100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1737.591</w:t>
              </w:r>
            </w:ins>
          </w:p>
        </w:tc>
      </w:tr>
      <w:tr w:rsidR="001471EE" w:rsidRPr="00B54CE4" w14:paraId="33CD3875" w14:textId="77777777" w:rsidTr="001471EE">
        <w:trPr>
          <w:trHeight w:val="255"/>
          <w:ins w:id="1101" w:author="Author"/>
        </w:trPr>
        <w:tc>
          <w:tcPr>
            <w:tcW w:w="369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796C4" w14:textId="77777777" w:rsidR="001471EE" w:rsidRPr="00B54CE4" w:rsidRDefault="001471EE" w:rsidP="001471EE">
            <w:pPr>
              <w:jc w:val="left"/>
              <w:rPr>
                <w:ins w:id="1102" w:author="Author"/>
                <w:color w:val="0000FF"/>
                <w:szCs w:val="24"/>
                <w:lang w:val="en-IN" w:eastAsia="en-IN"/>
                <w:rPrChange w:id="1103" w:author="Author">
                  <w:rPr>
                    <w:ins w:id="110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105" w:author="Author">
              <w:r w:rsidRPr="00B54CE4">
                <w:rPr>
                  <w:color w:val="0000FF"/>
                  <w:szCs w:val="24"/>
                  <w:lang w:val="en-IN" w:eastAsia="en-IN"/>
                  <w:rPrChange w:id="110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Upper Limit (25% increase from Nominal)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F8A50" w14:textId="77777777" w:rsidR="001471EE" w:rsidRPr="00B54CE4" w:rsidRDefault="001471EE" w:rsidP="001471EE">
            <w:pPr>
              <w:jc w:val="left"/>
              <w:rPr>
                <w:ins w:id="1107" w:author="Author"/>
                <w:color w:val="0000FF"/>
                <w:szCs w:val="24"/>
                <w:lang w:val="en-IN" w:eastAsia="en-IN"/>
                <w:rPrChange w:id="1108" w:author="Author">
                  <w:rPr>
                    <w:ins w:id="110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110" w:author="Author">
              <w:r w:rsidRPr="00B54CE4">
                <w:rPr>
                  <w:color w:val="0000FF"/>
                  <w:szCs w:val="24"/>
                  <w:lang w:val="en-IN" w:eastAsia="en-IN"/>
                  <w:rPrChange w:id="111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9EB60" w14:textId="77777777" w:rsidR="001471EE" w:rsidRPr="00B54CE4" w:rsidRDefault="001471EE" w:rsidP="001471EE">
            <w:pPr>
              <w:jc w:val="left"/>
              <w:rPr>
                <w:ins w:id="1112" w:author="Author"/>
                <w:color w:val="0000FF"/>
                <w:szCs w:val="24"/>
                <w:lang w:val="en-IN" w:eastAsia="en-IN"/>
                <w:rPrChange w:id="1113" w:author="Author">
                  <w:rPr>
                    <w:ins w:id="111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115" w:author="Author">
              <w:r w:rsidRPr="00B54CE4">
                <w:rPr>
                  <w:color w:val="0000FF"/>
                  <w:szCs w:val="24"/>
                  <w:lang w:val="en-IN" w:eastAsia="en-IN"/>
                  <w:rPrChange w:id="111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7AEF8" w14:textId="2C35034C" w:rsidR="001471EE" w:rsidRPr="00B54CE4" w:rsidRDefault="001471EE" w:rsidP="001471EE">
            <w:pPr>
              <w:jc w:val="left"/>
              <w:rPr>
                <w:ins w:id="1117" w:author="Author"/>
                <w:color w:val="0000FF"/>
                <w:szCs w:val="24"/>
                <w:lang w:val="en-IN" w:eastAsia="en-IN"/>
                <w:rPrChange w:id="1118" w:author="Author">
                  <w:rPr>
                    <w:ins w:id="1119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120" w:author="Author">
              <w:r w:rsidRPr="00B54CE4">
                <w:rPr>
                  <w:color w:val="0000FF"/>
                  <w:szCs w:val="24"/>
                  <w:lang w:val="en-IN" w:eastAsia="en-IN"/>
                  <w:rPrChange w:id="1121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 </w:t>
              </w:r>
              <w:r w:rsidR="00FE07BC">
                <w:rPr>
                  <w:color w:val="0000FF"/>
                  <w:szCs w:val="24"/>
                  <w:lang w:val="en-IN" w:eastAsia="en-IN"/>
                </w:rPr>
                <w:t>KN</w:t>
              </w:r>
            </w:ins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04BEB" w14:textId="77777777" w:rsidR="001471EE" w:rsidRPr="00B54CE4" w:rsidRDefault="001471EE" w:rsidP="001471EE">
            <w:pPr>
              <w:jc w:val="right"/>
              <w:rPr>
                <w:ins w:id="1122" w:author="Author"/>
                <w:color w:val="0000FF"/>
                <w:szCs w:val="24"/>
                <w:lang w:val="en-IN" w:eastAsia="en-IN"/>
                <w:rPrChange w:id="1123" w:author="Author">
                  <w:rPr>
                    <w:ins w:id="1124" w:author="Author"/>
                    <w:rFonts w:ascii="Arial" w:hAnsi="Arial" w:cs="Arial"/>
                    <w:color w:val="0000FF"/>
                    <w:sz w:val="20"/>
                    <w:lang w:val="en-IN" w:eastAsia="en-IN"/>
                  </w:rPr>
                </w:rPrChange>
              </w:rPr>
            </w:pPr>
            <w:ins w:id="1125" w:author="Author">
              <w:r w:rsidRPr="00B54CE4">
                <w:rPr>
                  <w:color w:val="0000FF"/>
                  <w:szCs w:val="24"/>
                  <w:lang w:val="en-IN" w:eastAsia="en-IN"/>
                  <w:rPrChange w:id="1126" w:author="Author">
                    <w:rPr>
                      <w:rFonts w:ascii="Arial" w:hAnsi="Arial" w:cs="Arial"/>
                      <w:color w:val="0000FF"/>
                      <w:sz w:val="20"/>
                      <w:lang w:val="en-IN" w:eastAsia="en-IN"/>
                    </w:rPr>
                  </w:rPrChange>
                </w:rPr>
                <w:t>2413.321</w:t>
              </w:r>
            </w:ins>
          </w:p>
        </w:tc>
      </w:tr>
    </w:tbl>
    <w:p w14:paraId="16DE435C" w14:textId="77777777" w:rsidR="001471EE" w:rsidRPr="00B54CE4" w:rsidRDefault="001471EE" w:rsidP="00A87EBB">
      <w:pPr>
        <w:pStyle w:val="NormalIndent"/>
        <w:rPr>
          <w:rFonts w:ascii="Arial" w:hAnsi="Arial" w:cs="Arial"/>
          <w:szCs w:val="24"/>
          <w:lang w:val="en-IN"/>
          <w:rPrChange w:id="1127" w:author="Author">
            <w:rPr>
              <w:lang w:val="en-IN"/>
            </w:rPr>
          </w:rPrChange>
        </w:rPr>
      </w:pPr>
    </w:p>
    <w:p w14:paraId="331CC5BA" w14:textId="77777777" w:rsidR="00A87EBB" w:rsidRPr="00B54CE4" w:rsidRDefault="00A87EBB" w:rsidP="00A87EBB">
      <w:pPr>
        <w:pStyle w:val="NormalIndent"/>
        <w:rPr>
          <w:rFonts w:ascii="Arial" w:hAnsi="Arial" w:cs="Arial"/>
          <w:szCs w:val="24"/>
          <w:lang w:val="en-IN"/>
          <w:rPrChange w:id="1128" w:author="Author">
            <w:rPr>
              <w:lang w:val="en-IN"/>
            </w:rPr>
          </w:rPrChange>
        </w:rPr>
      </w:pPr>
    </w:p>
    <w:p w14:paraId="71DA3E31" w14:textId="3C4D7214" w:rsidR="00A87EBB" w:rsidRDefault="00A87EBB">
      <w:pPr>
        <w:pStyle w:val="Heading2"/>
        <w:rPr>
          <w:ins w:id="1129" w:author="Author"/>
          <w:lang w:val="en-IN"/>
        </w:rPr>
        <w:pPrChange w:id="1130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bookmarkStart w:id="1131" w:name="_Toc455416092"/>
      <w:r w:rsidRPr="00444E7E">
        <w:rPr>
          <w:lang w:val="en-IN"/>
        </w:rPr>
        <w:lastRenderedPageBreak/>
        <w:t>Riser Stroke, 100 year Hurricane, Intact Mooring</w:t>
      </w:r>
      <w:bookmarkEnd w:id="1131"/>
    </w:p>
    <w:p w14:paraId="0A5F8A2B" w14:textId="42D6445B" w:rsidR="00960CB0" w:rsidRDefault="00960CB0">
      <w:pPr>
        <w:pStyle w:val="NormalIndent"/>
        <w:rPr>
          <w:ins w:id="1132" w:author="Author"/>
          <w:lang w:val="en-IN"/>
        </w:rPr>
        <w:pPrChange w:id="1133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34" w:author="Author">
        <w:r>
          <w:rPr>
            <w:noProof/>
            <w:lang w:val="en-IN" w:eastAsia="en-IN"/>
          </w:rPr>
          <w:drawing>
            <wp:inline distT="0" distB="0" distL="0" distR="0" wp14:anchorId="69C11DC3" wp14:editId="6B84153B">
              <wp:extent cx="4860000" cy="3240000"/>
              <wp:effectExtent l="0" t="0" r="0" b="0"/>
              <wp:docPr id="4" name="Pictur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600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68106EAE" w14:textId="77777777" w:rsidR="00534D73" w:rsidRDefault="00534D73">
      <w:pPr>
        <w:pStyle w:val="NormalIndent"/>
        <w:rPr>
          <w:ins w:id="1135" w:author="Author"/>
          <w:lang w:val="en-IN"/>
        </w:rPr>
        <w:pPrChange w:id="1136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7A6A9BED" w14:textId="77777777" w:rsidR="00534D73" w:rsidRDefault="00534D73">
      <w:pPr>
        <w:pStyle w:val="NormalIndent"/>
        <w:rPr>
          <w:ins w:id="1137" w:author="Author"/>
          <w:lang w:val="en-IN"/>
        </w:rPr>
        <w:pPrChange w:id="1138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66ECC789" w14:textId="77777777" w:rsidR="00534D73" w:rsidRDefault="00534D73">
      <w:pPr>
        <w:pStyle w:val="NormalIndent"/>
        <w:rPr>
          <w:ins w:id="1139" w:author="Author"/>
          <w:lang w:val="en-IN"/>
        </w:rPr>
        <w:pPrChange w:id="1140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24AFB71A" w14:textId="77777777" w:rsidR="00534D73" w:rsidRDefault="00534D73">
      <w:pPr>
        <w:pStyle w:val="NormalIndent"/>
        <w:rPr>
          <w:ins w:id="1141" w:author="Author"/>
          <w:lang w:val="en-IN"/>
        </w:rPr>
        <w:pPrChange w:id="1142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04101C3E" w14:textId="77777777" w:rsidR="00534D73" w:rsidRDefault="00534D73">
      <w:pPr>
        <w:pStyle w:val="NormalIndent"/>
        <w:rPr>
          <w:ins w:id="1143" w:author="Author"/>
          <w:lang w:val="en-IN"/>
        </w:rPr>
        <w:pPrChange w:id="1144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7918280C" w14:textId="77777777" w:rsidR="00534D73" w:rsidRDefault="00534D73">
      <w:pPr>
        <w:pStyle w:val="NormalIndent"/>
        <w:rPr>
          <w:ins w:id="1145" w:author="Author"/>
          <w:lang w:val="en-IN"/>
        </w:rPr>
        <w:pPrChange w:id="1146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2EC55709" w14:textId="77777777" w:rsidR="00534D73" w:rsidRDefault="00534D73">
      <w:pPr>
        <w:pStyle w:val="NormalIndent"/>
        <w:rPr>
          <w:ins w:id="1147" w:author="Author"/>
          <w:lang w:val="en-IN"/>
        </w:rPr>
        <w:pPrChange w:id="1148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63A8C5B7" w14:textId="597B84C1" w:rsidR="00534D73" w:rsidRDefault="00534D73">
      <w:pPr>
        <w:pStyle w:val="NormalIndent"/>
        <w:rPr>
          <w:ins w:id="1149" w:author="Author"/>
          <w:lang w:val="en-IN"/>
        </w:rPr>
        <w:pPrChange w:id="1150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51" w:author="Author">
        <w:r>
          <w:rPr>
            <w:noProof/>
            <w:lang w:val="en-IN" w:eastAsia="en-IN"/>
          </w:rPr>
          <w:lastRenderedPageBreak/>
          <w:drawing>
            <wp:inline distT="0" distB="0" distL="0" distR="0" wp14:anchorId="499EB91B" wp14:editId="2AC79C21">
              <wp:extent cx="4860000" cy="3240000"/>
              <wp:effectExtent l="0" t="0" r="0" b="0"/>
              <wp:docPr id="26" name="Pictur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40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8600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2361180B" w14:textId="066E363D" w:rsidR="009B2F5F" w:rsidRDefault="009B2F5F">
      <w:pPr>
        <w:pStyle w:val="Caption"/>
        <w:rPr>
          <w:ins w:id="1152" w:author="Author"/>
          <w:lang w:val="en-IN"/>
        </w:rPr>
        <w:pPrChange w:id="1153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54" w:author="Author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r w:rsidR="004B6374">
        <w:rPr>
          <w:noProof/>
        </w:rPr>
        <w:t>18</w:t>
      </w:r>
      <w:ins w:id="1155" w:author="Author">
        <w:r>
          <w:fldChar w:fldCharType="end"/>
        </w:r>
        <w:r>
          <w:t xml:space="preserve">- Riser Stroke Requirements for 12pt Mooring </w:t>
        </w:r>
      </w:ins>
    </w:p>
    <w:p w14:paraId="5323A720" w14:textId="77777777" w:rsidR="00253218" w:rsidRDefault="00253218">
      <w:pPr>
        <w:pStyle w:val="NormalIndent"/>
        <w:rPr>
          <w:ins w:id="1156" w:author="Author"/>
          <w:lang w:val="en-IN"/>
        </w:rPr>
        <w:pPrChange w:id="1157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452F67A1" w14:textId="30F95C6B" w:rsidR="009749A4" w:rsidRDefault="009B2F5F">
      <w:pPr>
        <w:pStyle w:val="NormalIndent"/>
        <w:rPr>
          <w:ins w:id="1158" w:author="Author"/>
          <w:lang w:val="en-IN"/>
        </w:rPr>
        <w:pPrChange w:id="1159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60" w:author="Author">
        <w:r>
          <w:rPr>
            <w:noProof/>
            <w:lang w:val="en-IN" w:eastAsia="en-IN"/>
          </w:rPr>
          <w:drawing>
            <wp:inline distT="0" distB="0" distL="0" distR="0" wp14:anchorId="79EE3928" wp14:editId="285C2EE7">
              <wp:extent cx="4586400" cy="3240000"/>
              <wp:effectExtent l="0" t="0" r="5080" b="0"/>
              <wp:docPr id="28" name="Pictur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/>
                      <pic:cNvPicPr>
                        <a:picLocks noChangeAspect="1" noChangeArrowheads="1"/>
                      </pic:cNvPicPr>
                    </pic:nvPicPr>
                    <pic:blipFill>
                      <a:blip r:embed="rId4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5864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4D237F60" w14:textId="7199A29B" w:rsidR="009B2F5F" w:rsidRPr="005D1A8A" w:rsidRDefault="009B2F5F">
      <w:pPr>
        <w:pStyle w:val="Caption"/>
        <w:rPr>
          <w:ins w:id="1161" w:author="Author"/>
          <w:lang w:val="en-IN"/>
        </w:rPr>
        <w:pPrChange w:id="1162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63" w:author="Author">
        <w:r w:rsidRPr="00C20D6E">
          <w:t xml:space="preserve">Figure </w:t>
        </w:r>
        <w:r w:rsidRPr="005D1A8A">
          <w:fldChar w:fldCharType="begin"/>
        </w:r>
        <w:r w:rsidRPr="005D1A8A">
          <w:instrText xml:space="preserve"> SEQ Figure \* ARABIC </w:instrText>
        </w:r>
      </w:ins>
      <w:r w:rsidRPr="005D1A8A">
        <w:fldChar w:fldCharType="separate"/>
      </w:r>
      <w:r w:rsidR="004B6374">
        <w:rPr>
          <w:noProof/>
        </w:rPr>
        <w:t>19</w:t>
      </w:r>
      <w:ins w:id="1164" w:author="Author">
        <w:r w:rsidRPr="005D1A8A">
          <w:fldChar w:fldCharType="end"/>
        </w:r>
        <w:r w:rsidRPr="005D1A8A">
          <w:t xml:space="preserve">- 100 </w:t>
        </w:r>
        <w:del w:id="1165" w:author="Author">
          <w:r w:rsidRPr="005D1A8A" w:rsidDel="00380A2B">
            <w:delText>yr</w:delText>
          </w:r>
        </w:del>
        <w:r w:rsidR="00380A2B" w:rsidRPr="005D1A8A">
          <w:t>yr.</w:t>
        </w:r>
        <w:r w:rsidRPr="005D1A8A">
          <w:t xml:space="preserve"> Stroke Contributions</w:t>
        </w:r>
        <w:r w:rsidR="001471EE" w:rsidRPr="005D1A8A">
          <w:t xml:space="preserve"> in Graphical Form</w:t>
        </w:r>
      </w:ins>
    </w:p>
    <w:p w14:paraId="46A7543E" w14:textId="77777777" w:rsidR="009749A4" w:rsidRDefault="009749A4">
      <w:pPr>
        <w:pStyle w:val="NormalIndent"/>
        <w:rPr>
          <w:ins w:id="1166" w:author="Author"/>
          <w:lang w:val="en-IN"/>
        </w:rPr>
        <w:pPrChange w:id="1167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0D8B4CD3" w14:textId="77777777" w:rsidR="009B2F5F" w:rsidRDefault="009B2F5F">
      <w:pPr>
        <w:pStyle w:val="NormalIndent"/>
        <w:rPr>
          <w:ins w:id="1168" w:author="Author"/>
          <w:lang w:val="en-IN"/>
        </w:rPr>
        <w:pPrChange w:id="1169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30740F2D" w14:textId="77777777" w:rsidR="009B2F5F" w:rsidRDefault="009B2F5F">
      <w:pPr>
        <w:pStyle w:val="NormalIndent"/>
        <w:rPr>
          <w:ins w:id="1170" w:author="Author"/>
          <w:lang w:val="en-IN"/>
        </w:rPr>
        <w:pPrChange w:id="1171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6F76F3F5" w14:textId="77777777" w:rsidR="009B2F5F" w:rsidRDefault="009B2F5F">
      <w:pPr>
        <w:pStyle w:val="NormalIndent"/>
        <w:rPr>
          <w:ins w:id="1172" w:author="Author"/>
          <w:lang w:val="en-IN"/>
        </w:rPr>
        <w:pPrChange w:id="1173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4179EA33" w14:textId="51A2D12A" w:rsidR="009B2F5F" w:rsidRDefault="009B2F5F">
      <w:pPr>
        <w:pStyle w:val="NormalIndent"/>
        <w:rPr>
          <w:ins w:id="1174" w:author="Author"/>
          <w:lang w:val="en-IN"/>
        </w:rPr>
        <w:pPrChange w:id="1175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76" w:author="Author">
        <w:r>
          <w:rPr>
            <w:noProof/>
            <w:lang w:val="en-IN" w:eastAsia="en-IN"/>
          </w:rPr>
          <w:drawing>
            <wp:inline distT="0" distB="0" distL="0" distR="0" wp14:anchorId="19994B44" wp14:editId="27539CF6">
              <wp:extent cx="4680000" cy="3240000"/>
              <wp:effectExtent l="0" t="0" r="6350" b="0"/>
              <wp:docPr id="31" name="Pictur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/>
                      <pic:cNvPicPr>
                        <a:picLocks noChangeAspect="1" noChangeArrowheads="1"/>
                      </pic:cNvPicPr>
                    </pic:nvPicPr>
                    <pic:blipFill>
                      <a:blip r:embed="rId4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800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19CF58C9" w14:textId="6902E431" w:rsidR="00253218" w:rsidRDefault="009B2F5F">
      <w:pPr>
        <w:pStyle w:val="Caption"/>
        <w:rPr>
          <w:ins w:id="1177" w:author="Author"/>
          <w:lang w:val="en-IN"/>
        </w:rPr>
        <w:pPrChange w:id="1178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179" w:author="Author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r w:rsidR="004B6374">
        <w:rPr>
          <w:noProof/>
        </w:rPr>
        <w:t>20</w:t>
      </w:r>
      <w:ins w:id="1180" w:author="Author">
        <w:r>
          <w:fldChar w:fldCharType="end"/>
        </w:r>
        <w:r>
          <w:t>- Stroke vs Offset</w:t>
        </w:r>
      </w:ins>
    </w:p>
    <w:p w14:paraId="428DC88C" w14:textId="77777777" w:rsidR="00253218" w:rsidRDefault="00253218">
      <w:pPr>
        <w:pStyle w:val="NormalIndent"/>
        <w:rPr>
          <w:ins w:id="1181" w:author="Author"/>
          <w:lang w:val="en-IN"/>
        </w:rPr>
        <w:pPrChange w:id="1182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35D05F53" w14:textId="77777777" w:rsidR="00611D6E" w:rsidRDefault="00611D6E">
      <w:pPr>
        <w:pStyle w:val="NormalIndent"/>
        <w:rPr>
          <w:ins w:id="1183" w:author="Author"/>
          <w:lang w:val="en-IN"/>
        </w:rPr>
        <w:pPrChange w:id="1184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tbl>
      <w:tblPr>
        <w:tblW w:w="8642" w:type="dxa"/>
        <w:tblLook w:val="04A0" w:firstRow="1" w:lastRow="0" w:firstColumn="1" w:lastColumn="0" w:noHBand="0" w:noVBand="1"/>
        <w:tblPrChange w:id="1185" w:author="Author">
          <w:tblPr>
            <w:tblW w:w="4481" w:type="dxa"/>
            <w:tblLook w:val="04A0" w:firstRow="1" w:lastRow="0" w:firstColumn="1" w:lastColumn="0" w:noHBand="0" w:noVBand="1"/>
          </w:tblPr>
        </w:tblPrChange>
      </w:tblPr>
      <w:tblGrid>
        <w:gridCol w:w="3823"/>
        <w:gridCol w:w="1559"/>
        <w:gridCol w:w="3260"/>
        <w:tblGridChange w:id="1186">
          <w:tblGrid>
            <w:gridCol w:w="2843"/>
            <w:gridCol w:w="1005"/>
            <w:gridCol w:w="1005"/>
          </w:tblGrid>
        </w:tblGridChange>
      </w:tblGrid>
      <w:tr w:rsidR="00611D6E" w:rsidRPr="00611D6E" w14:paraId="21F0F4DD" w14:textId="77777777" w:rsidTr="009B2F5F">
        <w:trPr>
          <w:trHeight w:val="255"/>
          <w:ins w:id="1187" w:author="Author"/>
          <w:trPrChange w:id="1188" w:author="Author">
            <w:trPr>
              <w:trHeight w:val="255"/>
            </w:trPr>
          </w:trPrChange>
        </w:trPr>
        <w:tc>
          <w:tcPr>
            <w:tcW w:w="864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189" w:author="Author">
              <w:tcPr>
                <w:tcW w:w="4481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46CF8368" w14:textId="5F89F3E1" w:rsidR="00611D6E" w:rsidRPr="00611D6E" w:rsidRDefault="00534D73" w:rsidP="00611D6E">
            <w:pPr>
              <w:jc w:val="center"/>
              <w:rPr>
                <w:ins w:id="1190" w:author="Author"/>
                <w:rFonts w:ascii="Arial" w:hAnsi="Arial" w:cs="Arial"/>
                <w:b/>
                <w:bCs/>
                <w:sz w:val="20"/>
                <w:lang w:val="en-IN" w:eastAsia="en-IN"/>
              </w:rPr>
            </w:pPr>
            <w:ins w:id="1191" w:author="Author">
              <w:r>
                <w:rPr>
                  <w:rFonts w:ascii="Arial" w:hAnsi="Arial" w:cs="Arial"/>
                  <w:b/>
                  <w:bCs/>
                  <w:sz w:val="20"/>
                  <w:lang w:val="en-IN" w:eastAsia="en-IN"/>
                </w:rPr>
                <w:t>Riser Stroke(ft.)</w:t>
              </w:r>
              <w:del w:id="1192" w:author="Author">
                <w:r w:rsidR="00611D6E" w:rsidRPr="00611D6E" w:rsidDel="00534D73">
                  <w:rPr>
                    <w:rFonts w:ascii="Arial" w:hAnsi="Arial" w:cs="Arial"/>
                    <w:b/>
                    <w:bCs/>
                    <w:sz w:val="20"/>
                    <w:lang w:val="en-IN" w:eastAsia="en-IN"/>
                  </w:rPr>
                  <w:delText>Riser Stroke (ft)</w:delText>
                </w:r>
              </w:del>
            </w:ins>
          </w:p>
        </w:tc>
      </w:tr>
      <w:tr w:rsidR="00611D6E" w:rsidRPr="00611D6E" w14:paraId="383D4D0E" w14:textId="77777777" w:rsidTr="009B2F5F">
        <w:trPr>
          <w:trHeight w:val="510"/>
          <w:ins w:id="1193" w:author="Author"/>
          <w:trPrChange w:id="1194" w:author="Author">
            <w:trPr>
              <w:trHeight w:val="510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195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33EE9216" w14:textId="6934ACE1" w:rsidR="00611D6E" w:rsidRPr="00611D6E" w:rsidRDefault="00534D73" w:rsidP="00611D6E">
            <w:pPr>
              <w:jc w:val="left"/>
              <w:rPr>
                <w:ins w:id="1196" w:author="Author"/>
                <w:rFonts w:ascii="Arial" w:hAnsi="Arial" w:cs="Arial"/>
                <w:b/>
                <w:bCs/>
                <w:sz w:val="20"/>
                <w:lang w:val="en-IN" w:eastAsia="en-IN"/>
              </w:rPr>
            </w:pPr>
            <w:ins w:id="1197" w:author="Author">
              <w:r>
                <w:rPr>
                  <w:rFonts w:ascii="Arial" w:hAnsi="Arial" w:cs="Arial"/>
                  <w:b/>
                  <w:bCs/>
                  <w:sz w:val="20"/>
                  <w:lang w:val="en-IN" w:eastAsia="en-IN"/>
                </w:rPr>
                <w:t>Description</w:t>
              </w:r>
              <w:del w:id="1198" w:author="Author">
                <w:r w:rsidR="00611D6E" w:rsidRPr="00611D6E" w:rsidDel="00534D73">
                  <w:rPr>
                    <w:rFonts w:ascii="Arial" w:hAnsi="Arial" w:cs="Arial"/>
                    <w:b/>
                    <w:bCs/>
                    <w:sz w:val="20"/>
                    <w:lang w:val="en-IN" w:eastAsia="en-IN"/>
                  </w:rPr>
                  <w:delText>Description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tcPrChange w:id="1199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</w:tcPr>
            </w:tcPrChange>
          </w:tcPr>
          <w:p w14:paraId="62671AA0" w14:textId="366932BF" w:rsidR="00611D6E" w:rsidRPr="00611D6E" w:rsidRDefault="00534D73" w:rsidP="00611D6E">
            <w:pPr>
              <w:jc w:val="left"/>
              <w:rPr>
                <w:ins w:id="1200" w:author="Author"/>
                <w:rFonts w:ascii="Arial" w:hAnsi="Arial" w:cs="Arial"/>
                <w:b/>
                <w:bCs/>
                <w:sz w:val="20"/>
                <w:lang w:val="en-IN" w:eastAsia="en-IN"/>
              </w:rPr>
            </w:pPr>
            <w:ins w:id="1201" w:author="Author">
              <w:r>
                <w:rPr>
                  <w:rFonts w:ascii="Arial" w:hAnsi="Arial" w:cs="Arial"/>
                  <w:b/>
                  <w:bCs/>
                  <w:sz w:val="20"/>
                  <w:lang w:val="en-IN" w:eastAsia="en-IN"/>
                </w:rPr>
                <w:t>100yr</w:t>
              </w:r>
              <w:del w:id="1202" w:author="Author">
                <w:r w:rsidR="00611D6E" w:rsidRPr="00611D6E" w:rsidDel="00534D73">
                  <w:rPr>
                    <w:rFonts w:ascii="Arial" w:hAnsi="Arial" w:cs="Arial"/>
                    <w:b/>
                    <w:bCs/>
                    <w:sz w:val="20"/>
                    <w:lang w:val="en-IN" w:eastAsia="en-IN"/>
                  </w:rPr>
                  <w:delText>8 pt Mooring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tcPrChange w:id="1203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</w:tcPr>
            </w:tcPrChange>
          </w:tcPr>
          <w:p w14:paraId="287554A7" w14:textId="7CCCAD43" w:rsidR="00611D6E" w:rsidRPr="00611D6E" w:rsidRDefault="00534D73" w:rsidP="00611D6E">
            <w:pPr>
              <w:jc w:val="left"/>
              <w:rPr>
                <w:ins w:id="1204" w:author="Author"/>
                <w:rFonts w:ascii="Arial" w:hAnsi="Arial" w:cs="Arial"/>
                <w:b/>
                <w:bCs/>
                <w:sz w:val="20"/>
                <w:lang w:val="en-IN" w:eastAsia="en-IN"/>
              </w:rPr>
            </w:pPr>
            <w:ins w:id="1205" w:author="Author">
              <w:r>
                <w:rPr>
                  <w:rFonts w:ascii="Arial" w:hAnsi="Arial" w:cs="Arial"/>
                  <w:b/>
                  <w:bCs/>
                  <w:sz w:val="20"/>
                  <w:lang w:val="en-IN" w:eastAsia="en-IN"/>
                </w:rPr>
                <w:t>1000yr</w:t>
              </w:r>
              <w:del w:id="1206" w:author="Author">
                <w:r w:rsidR="00611D6E" w:rsidRPr="00611D6E" w:rsidDel="00534D73">
                  <w:rPr>
                    <w:rFonts w:ascii="Arial" w:hAnsi="Arial" w:cs="Arial"/>
                    <w:b/>
                    <w:bCs/>
                    <w:sz w:val="20"/>
                    <w:lang w:val="en-IN" w:eastAsia="en-IN"/>
                  </w:rPr>
                  <w:delText>12pt Mooring</w:delText>
                </w:r>
              </w:del>
            </w:ins>
          </w:p>
        </w:tc>
      </w:tr>
      <w:tr w:rsidR="00611D6E" w:rsidRPr="00611D6E" w14:paraId="247C5856" w14:textId="77777777" w:rsidTr="009B2F5F">
        <w:trPr>
          <w:trHeight w:val="214"/>
          <w:ins w:id="1207" w:author="Author"/>
          <w:trPrChange w:id="1208" w:author="Author">
            <w:trPr>
              <w:trHeight w:val="510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tcPrChange w:id="1209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bottom"/>
              </w:tcPr>
            </w:tcPrChange>
          </w:tcPr>
          <w:p w14:paraId="22C1E961" w14:textId="5353F8FC" w:rsidR="00611D6E" w:rsidRPr="00611D6E" w:rsidRDefault="00534D73" w:rsidP="00611D6E">
            <w:pPr>
              <w:jc w:val="left"/>
              <w:rPr>
                <w:ins w:id="1210" w:author="Author"/>
                <w:rFonts w:ascii="Arial" w:hAnsi="Arial" w:cs="Arial"/>
                <w:i/>
                <w:iCs/>
                <w:sz w:val="20"/>
                <w:lang w:val="en-IN" w:eastAsia="en-IN"/>
              </w:rPr>
            </w:pPr>
            <w:ins w:id="1211" w:author="Author">
              <w:r>
                <w:rPr>
                  <w:rFonts w:ascii="Arial" w:hAnsi="Arial" w:cs="Arial"/>
                  <w:iCs/>
                  <w:sz w:val="20"/>
                  <w:lang w:val="en-IN" w:eastAsia="en-IN"/>
                </w:rPr>
                <w:t>Tide(upstroke)</w:t>
              </w:r>
              <w:del w:id="1212" w:author="Author">
                <w:r w:rsidR="00611D6E" w:rsidRPr="00611D6E" w:rsidDel="00534D73">
                  <w:rPr>
                    <w:rFonts w:ascii="Arial" w:hAnsi="Arial" w:cs="Arial"/>
                    <w:i/>
                    <w:iCs/>
                    <w:sz w:val="20"/>
                    <w:lang w:val="en-IN" w:eastAsia="en-IN"/>
                  </w:rPr>
                  <w:delText>Offset in 100 yr Winter Storm (%)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13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0422F92C" w14:textId="5783AAD2" w:rsidR="00611D6E" w:rsidRPr="00611D6E" w:rsidRDefault="00534D73" w:rsidP="00611D6E">
            <w:pPr>
              <w:jc w:val="center"/>
              <w:rPr>
                <w:ins w:id="1214" w:author="Author"/>
                <w:rFonts w:ascii="Arial" w:hAnsi="Arial" w:cs="Arial"/>
                <w:i/>
                <w:iCs/>
                <w:sz w:val="20"/>
                <w:lang w:val="en-IN" w:eastAsia="en-IN"/>
              </w:rPr>
            </w:pPr>
            <w:ins w:id="1215" w:author="Author">
              <w:r>
                <w:rPr>
                  <w:rFonts w:ascii="Arial" w:hAnsi="Arial" w:cs="Arial"/>
                  <w:iCs/>
                  <w:sz w:val="20"/>
                  <w:lang w:val="en-IN" w:eastAsia="en-IN"/>
                </w:rPr>
                <w:t>1.6</w:t>
              </w:r>
              <w:del w:id="1216" w:author="Author">
                <w:r w:rsidR="00611D6E" w:rsidRPr="00611D6E" w:rsidDel="00534D73">
                  <w:rPr>
                    <w:rFonts w:ascii="Arial" w:hAnsi="Arial" w:cs="Arial"/>
                    <w:i/>
                    <w:iCs/>
                    <w:sz w:val="20"/>
                    <w:lang w:val="en-IN" w:eastAsia="en-IN"/>
                  </w:rPr>
                  <w:delText>5.6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17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4CBDB2AC" w14:textId="68AD9A02" w:rsidR="00611D6E" w:rsidRPr="00611D6E" w:rsidRDefault="00534D73" w:rsidP="00611D6E">
            <w:pPr>
              <w:jc w:val="center"/>
              <w:rPr>
                <w:ins w:id="1218" w:author="Author"/>
                <w:rFonts w:ascii="Arial" w:hAnsi="Arial" w:cs="Arial"/>
                <w:i/>
                <w:iCs/>
                <w:sz w:val="20"/>
                <w:lang w:val="en-IN" w:eastAsia="en-IN"/>
              </w:rPr>
            </w:pPr>
            <w:ins w:id="1219" w:author="Author">
              <w:r>
                <w:rPr>
                  <w:rFonts w:ascii="Arial" w:hAnsi="Arial" w:cs="Arial"/>
                  <w:i/>
                  <w:iCs/>
                  <w:sz w:val="20"/>
                  <w:lang w:val="en-IN" w:eastAsia="en-IN"/>
                </w:rPr>
                <w:t>1.6</w:t>
              </w:r>
              <w:del w:id="1220" w:author="Author">
                <w:r w:rsidR="00611D6E" w:rsidRPr="00611D6E" w:rsidDel="00534D73">
                  <w:rPr>
                    <w:rFonts w:ascii="Arial" w:hAnsi="Arial" w:cs="Arial"/>
                    <w:i/>
                    <w:iCs/>
                    <w:sz w:val="20"/>
                    <w:lang w:val="en-IN" w:eastAsia="en-IN"/>
                  </w:rPr>
                  <w:delText>4.1</w:delText>
                </w:r>
              </w:del>
            </w:ins>
          </w:p>
        </w:tc>
      </w:tr>
      <w:tr w:rsidR="00611D6E" w:rsidRPr="00611D6E" w14:paraId="7F11B375" w14:textId="77777777" w:rsidTr="009B2F5F">
        <w:trPr>
          <w:trHeight w:val="255"/>
          <w:ins w:id="1221" w:author="Author"/>
          <w:trPrChange w:id="1222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23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155ABA4" w14:textId="1B7129ED" w:rsidR="00611D6E" w:rsidRPr="00611D6E" w:rsidRDefault="00534D73" w:rsidP="00611D6E">
            <w:pPr>
              <w:jc w:val="left"/>
              <w:rPr>
                <w:ins w:id="1224" w:author="Author"/>
                <w:rFonts w:ascii="Arial" w:hAnsi="Arial" w:cs="Arial"/>
                <w:sz w:val="20"/>
                <w:lang w:val="en-IN" w:eastAsia="en-IN"/>
              </w:rPr>
            </w:pPr>
            <w:ins w:id="1225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Wave/Wind(upstroke)</w:t>
              </w:r>
              <w:del w:id="1226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Vessel Draft (Upstroke)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27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EA68898" w14:textId="403BFFC7" w:rsidR="00611D6E" w:rsidRPr="00611D6E" w:rsidRDefault="00534D73" w:rsidP="00611D6E">
            <w:pPr>
              <w:jc w:val="center"/>
              <w:rPr>
                <w:ins w:id="1228" w:author="Author"/>
                <w:rFonts w:ascii="Arial" w:hAnsi="Arial" w:cs="Arial"/>
                <w:sz w:val="20"/>
                <w:lang w:val="en-IN" w:eastAsia="en-IN"/>
              </w:rPr>
            </w:pPr>
            <w:ins w:id="1229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23.2</w:t>
              </w:r>
              <w:del w:id="1230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6.6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31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35D31D24" w14:textId="58D053A0" w:rsidR="00611D6E" w:rsidRPr="00611D6E" w:rsidRDefault="00534D73" w:rsidP="00611D6E">
            <w:pPr>
              <w:jc w:val="center"/>
              <w:rPr>
                <w:ins w:id="1232" w:author="Author"/>
                <w:rFonts w:ascii="Arial" w:hAnsi="Arial" w:cs="Arial"/>
                <w:sz w:val="20"/>
                <w:lang w:val="en-IN" w:eastAsia="en-IN"/>
              </w:rPr>
            </w:pPr>
            <w:ins w:id="1233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37.2</w:t>
              </w:r>
              <w:del w:id="1234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6.6</w:delText>
                </w:r>
              </w:del>
            </w:ins>
          </w:p>
        </w:tc>
      </w:tr>
      <w:tr w:rsidR="00611D6E" w:rsidRPr="00611D6E" w14:paraId="5CE8D0B5" w14:textId="77777777" w:rsidTr="009B2F5F">
        <w:trPr>
          <w:trHeight w:val="255"/>
          <w:ins w:id="1235" w:author="Author"/>
          <w:trPrChange w:id="1236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37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51E9759" w14:textId="0991EE51" w:rsidR="00611D6E" w:rsidRPr="00611D6E" w:rsidRDefault="00534D73" w:rsidP="00611D6E">
            <w:pPr>
              <w:jc w:val="left"/>
              <w:rPr>
                <w:ins w:id="1238" w:author="Author"/>
                <w:rFonts w:ascii="Arial" w:hAnsi="Arial" w:cs="Arial"/>
                <w:sz w:val="20"/>
                <w:lang w:val="en-IN" w:eastAsia="en-IN"/>
              </w:rPr>
            </w:pPr>
            <w:ins w:id="1239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Offset(Down Stroke)</w:t>
              </w:r>
              <w:del w:id="1240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Tide/Storm Surge (Upstroke)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41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1A1174F" w14:textId="2AF60E78" w:rsidR="00611D6E" w:rsidRPr="00611D6E" w:rsidRDefault="00534D73" w:rsidP="00611D6E">
            <w:pPr>
              <w:jc w:val="center"/>
              <w:rPr>
                <w:ins w:id="1242" w:author="Author"/>
                <w:rFonts w:ascii="Arial" w:hAnsi="Arial" w:cs="Arial"/>
                <w:sz w:val="20"/>
                <w:lang w:val="en-IN" w:eastAsia="en-IN"/>
              </w:rPr>
            </w:pPr>
            <w:ins w:id="1243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5.1</w:t>
              </w:r>
              <w:del w:id="1244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3.3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45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7C0813B4" w14:textId="733D8A96" w:rsidR="00611D6E" w:rsidRPr="00611D6E" w:rsidRDefault="00534D73" w:rsidP="00611D6E">
            <w:pPr>
              <w:jc w:val="center"/>
              <w:rPr>
                <w:ins w:id="1246" w:author="Author"/>
                <w:rFonts w:ascii="Arial" w:hAnsi="Arial" w:cs="Arial"/>
                <w:sz w:val="20"/>
                <w:lang w:val="en-IN" w:eastAsia="en-IN"/>
              </w:rPr>
            </w:pPr>
            <w:ins w:id="1247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11.4</w:t>
              </w:r>
              <w:del w:id="1248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3.3</w:delText>
                </w:r>
              </w:del>
            </w:ins>
          </w:p>
        </w:tc>
      </w:tr>
      <w:tr w:rsidR="00611D6E" w:rsidRPr="00611D6E" w14:paraId="51EAC8D7" w14:textId="77777777" w:rsidTr="009B2F5F">
        <w:trPr>
          <w:trHeight w:val="255"/>
          <w:ins w:id="1249" w:author="Author"/>
          <w:trPrChange w:id="1250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51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A9B9461" w14:textId="4CF7DA09" w:rsidR="00611D6E" w:rsidRPr="00611D6E" w:rsidRDefault="00534D73" w:rsidP="00611D6E">
            <w:pPr>
              <w:jc w:val="left"/>
              <w:rPr>
                <w:ins w:id="1252" w:author="Author"/>
                <w:rFonts w:ascii="Arial" w:hAnsi="Arial" w:cs="Arial"/>
                <w:sz w:val="20"/>
                <w:lang w:val="en-IN" w:eastAsia="en-IN"/>
              </w:rPr>
            </w:pPr>
            <w:ins w:id="1253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Wave/Wind(Down Stroke)</w:t>
              </w:r>
              <w:del w:id="1254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Wave/Wind (Upstroke)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55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D984B44" w14:textId="3C95E91A" w:rsidR="00611D6E" w:rsidRPr="00611D6E" w:rsidRDefault="00534D73" w:rsidP="00611D6E">
            <w:pPr>
              <w:jc w:val="center"/>
              <w:rPr>
                <w:ins w:id="1256" w:author="Author"/>
                <w:rFonts w:ascii="Arial" w:hAnsi="Arial" w:cs="Arial"/>
                <w:sz w:val="20"/>
                <w:lang w:val="en-IN" w:eastAsia="en-IN"/>
              </w:rPr>
            </w:pPr>
            <w:ins w:id="1257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25.5</w:t>
              </w:r>
              <w:del w:id="1258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19.2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59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068C5D7A" w14:textId="1AFA822C" w:rsidR="00611D6E" w:rsidRPr="00611D6E" w:rsidRDefault="00534D73" w:rsidP="00611D6E">
            <w:pPr>
              <w:jc w:val="center"/>
              <w:rPr>
                <w:ins w:id="1260" w:author="Author"/>
                <w:rFonts w:ascii="Arial" w:hAnsi="Arial" w:cs="Arial"/>
                <w:sz w:val="20"/>
                <w:lang w:val="en-IN" w:eastAsia="en-IN"/>
              </w:rPr>
            </w:pPr>
            <w:ins w:id="1261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37.4</w:t>
              </w:r>
              <w:del w:id="1262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19.2</w:delText>
                </w:r>
              </w:del>
            </w:ins>
          </w:p>
        </w:tc>
      </w:tr>
      <w:tr w:rsidR="00611D6E" w:rsidRPr="00611D6E" w14:paraId="7B9A7B2B" w14:textId="77777777" w:rsidTr="009B2F5F">
        <w:trPr>
          <w:trHeight w:val="255"/>
          <w:ins w:id="1263" w:author="Author"/>
          <w:trPrChange w:id="1264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65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3727D0CC" w14:textId="315792C4" w:rsidR="00611D6E" w:rsidRPr="00611D6E" w:rsidRDefault="00534D73" w:rsidP="00611D6E">
            <w:pPr>
              <w:jc w:val="left"/>
              <w:rPr>
                <w:ins w:id="1266" w:author="Author"/>
                <w:rFonts w:ascii="Arial" w:hAnsi="Arial" w:cs="Arial"/>
                <w:sz w:val="20"/>
                <w:lang w:val="en-IN" w:eastAsia="en-IN"/>
              </w:rPr>
            </w:pPr>
            <w:ins w:id="1267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Current(Down Stroke)</w:t>
              </w:r>
              <w:del w:id="1268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Offset (Downstroke)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69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0D820325" w14:textId="5E1C5B07" w:rsidR="00611D6E" w:rsidRPr="00611D6E" w:rsidRDefault="00534D73" w:rsidP="00611D6E">
            <w:pPr>
              <w:jc w:val="center"/>
              <w:rPr>
                <w:ins w:id="1270" w:author="Author"/>
                <w:rFonts w:ascii="Arial" w:hAnsi="Arial" w:cs="Arial"/>
                <w:sz w:val="20"/>
                <w:lang w:val="en-IN" w:eastAsia="en-IN"/>
              </w:rPr>
            </w:pPr>
            <w:ins w:id="1271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0.5</w:t>
              </w:r>
              <w:del w:id="1272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9.3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73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4FBF5E89" w14:textId="17609832" w:rsidR="00611D6E" w:rsidRPr="00611D6E" w:rsidRDefault="00534D73" w:rsidP="00611D6E">
            <w:pPr>
              <w:jc w:val="center"/>
              <w:rPr>
                <w:ins w:id="1274" w:author="Author"/>
                <w:rFonts w:ascii="Arial" w:hAnsi="Arial" w:cs="Arial"/>
                <w:sz w:val="20"/>
                <w:lang w:val="en-IN" w:eastAsia="en-IN"/>
              </w:rPr>
            </w:pPr>
            <w:ins w:id="1275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0.5</w:t>
              </w:r>
              <w:del w:id="1276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5.8</w:delText>
                </w:r>
              </w:del>
            </w:ins>
          </w:p>
        </w:tc>
      </w:tr>
      <w:tr w:rsidR="00611D6E" w:rsidRPr="00611D6E" w14:paraId="4B4401AD" w14:textId="77777777" w:rsidTr="009B2F5F">
        <w:trPr>
          <w:trHeight w:val="255"/>
          <w:ins w:id="1277" w:author="Author"/>
          <w:trPrChange w:id="1278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79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707412CF" w14:textId="54BCEE63" w:rsidR="00611D6E" w:rsidRPr="00611D6E" w:rsidRDefault="00534D73" w:rsidP="00611D6E">
            <w:pPr>
              <w:jc w:val="left"/>
              <w:rPr>
                <w:ins w:id="1280" w:author="Author"/>
                <w:rFonts w:ascii="Arial" w:hAnsi="Arial" w:cs="Arial"/>
                <w:sz w:val="20"/>
                <w:lang w:val="en-IN" w:eastAsia="en-IN"/>
              </w:rPr>
            </w:pPr>
            <w:ins w:id="1281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Storm Surge(Down Stroke)</w:t>
              </w:r>
              <w:del w:id="1282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Wave/Wind (Downstroke)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83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30028882" w14:textId="00DD1621" w:rsidR="00611D6E" w:rsidRPr="00611D6E" w:rsidRDefault="00534D73" w:rsidP="00611D6E">
            <w:pPr>
              <w:jc w:val="center"/>
              <w:rPr>
                <w:ins w:id="1284" w:author="Author"/>
                <w:rFonts w:ascii="Arial" w:hAnsi="Arial" w:cs="Arial"/>
                <w:sz w:val="20"/>
                <w:lang w:val="en-IN" w:eastAsia="en-IN"/>
              </w:rPr>
            </w:pPr>
            <w:ins w:id="1285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3.0</w:t>
              </w:r>
              <w:del w:id="1286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19.5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87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6C3BC00F" w14:textId="04F2DD31" w:rsidR="00611D6E" w:rsidRPr="00611D6E" w:rsidRDefault="00534D73" w:rsidP="00611D6E">
            <w:pPr>
              <w:jc w:val="center"/>
              <w:rPr>
                <w:ins w:id="1288" w:author="Author"/>
                <w:rFonts w:ascii="Arial" w:hAnsi="Arial" w:cs="Arial"/>
                <w:sz w:val="20"/>
                <w:lang w:val="en-IN" w:eastAsia="en-IN"/>
              </w:rPr>
            </w:pPr>
            <w:ins w:id="1289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3.0</w:t>
              </w:r>
              <w:del w:id="1290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19.5</w:delText>
                </w:r>
              </w:del>
            </w:ins>
          </w:p>
        </w:tc>
      </w:tr>
      <w:tr w:rsidR="00611D6E" w:rsidRPr="00611D6E" w14:paraId="18A38E69" w14:textId="77777777" w:rsidTr="009B2F5F">
        <w:trPr>
          <w:trHeight w:val="255"/>
          <w:ins w:id="1291" w:author="Author"/>
          <w:trPrChange w:id="1292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93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0B011800" w14:textId="785173C7" w:rsidR="00611D6E" w:rsidRPr="00611D6E" w:rsidRDefault="00534D73" w:rsidP="00611D6E">
            <w:pPr>
              <w:jc w:val="left"/>
              <w:rPr>
                <w:ins w:id="1294" w:author="Author"/>
                <w:rFonts w:ascii="Arial" w:hAnsi="Arial" w:cs="Arial"/>
                <w:sz w:val="20"/>
                <w:lang w:val="en-IN" w:eastAsia="en-IN"/>
              </w:rPr>
            </w:pPr>
            <w:ins w:id="1295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Tide(Down Stroke)</w:t>
              </w:r>
              <w:del w:id="1296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Current (Downstroke)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297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44027CC9" w14:textId="3CA6A9C2" w:rsidR="00611D6E" w:rsidRPr="00611D6E" w:rsidRDefault="00534D73" w:rsidP="00611D6E">
            <w:pPr>
              <w:jc w:val="center"/>
              <w:rPr>
                <w:ins w:id="1298" w:author="Author"/>
                <w:rFonts w:ascii="Arial" w:hAnsi="Arial" w:cs="Arial"/>
                <w:sz w:val="20"/>
                <w:lang w:val="en-IN" w:eastAsia="en-IN"/>
              </w:rPr>
            </w:pPr>
            <w:ins w:id="1299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1.6</w:t>
              </w:r>
              <w:del w:id="1300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1.6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01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2E79FB1F" w14:textId="741C59AB" w:rsidR="00611D6E" w:rsidRPr="00611D6E" w:rsidRDefault="00534D73" w:rsidP="00611D6E">
            <w:pPr>
              <w:jc w:val="center"/>
              <w:rPr>
                <w:ins w:id="1302" w:author="Author"/>
                <w:rFonts w:ascii="Arial" w:hAnsi="Arial" w:cs="Arial"/>
                <w:sz w:val="20"/>
                <w:lang w:val="en-IN" w:eastAsia="en-IN"/>
              </w:rPr>
            </w:pPr>
            <w:ins w:id="1303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1.6</w:t>
              </w:r>
              <w:del w:id="1304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1.6</w:delText>
                </w:r>
              </w:del>
            </w:ins>
          </w:p>
        </w:tc>
      </w:tr>
      <w:tr w:rsidR="00611D6E" w:rsidRPr="00611D6E" w14:paraId="657E0AD6" w14:textId="77777777" w:rsidTr="009B2F5F">
        <w:trPr>
          <w:trHeight w:val="255"/>
          <w:ins w:id="1305" w:author="Author"/>
          <w:trPrChange w:id="1306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07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59B03D2" w14:textId="0C9AD550" w:rsidR="00611D6E" w:rsidRPr="00611D6E" w:rsidRDefault="00534D73" w:rsidP="00611D6E">
            <w:pPr>
              <w:jc w:val="left"/>
              <w:rPr>
                <w:ins w:id="1308" w:author="Author"/>
                <w:rFonts w:ascii="Arial" w:hAnsi="Arial" w:cs="Arial"/>
                <w:sz w:val="20"/>
                <w:lang w:val="en-IN" w:eastAsia="en-IN"/>
              </w:rPr>
            </w:pPr>
            <w:ins w:id="1309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Total</w:t>
              </w:r>
              <w:del w:id="1310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Tide/Storm Surge (Downstroke)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11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36EE798A" w14:textId="60CB530A" w:rsidR="00611D6E" w:rsidRPr="00611D6E" w:rsidRDefault="00534D73" w:rsidP="00611D6E">
            <w:pPr>
              <w:jc w:val="center"/>
              <w:rPr>
                <w:ins w:id="1312" w:author="Author"/>
                <w:rFonts w:ascii="Arial" w:hAnsi="Arial" w:cs="Arial"/>
                <w:sz w:val="20"/>
                <w:lang w:val="en-IN" w:eastAsia="en-IN"/>
              </w:rPr>
            </w:pPr>
            <w:ins w:id="1313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61</w:t>
              </w:r>
              <w:del w:id="1314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3.3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15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75B96C56" w14:textId="7EA8F026" w:rsidR="00611D6E" w:rsidRPr="00611D6E" w:rsidRDefault="00534D73" w:rsidP="00611D6E">
            <w:pPr>
              <w:jc w:val="center"/>
              <w:rPr>
                <w:ins w:id="1316" w:author="Author"/>
                <w:rFonts w:ascii="Arial" w:hAnsi="Arial" w:cs="Arial"/>
                <w:sz w:val="20"/>
                <w:lang w:val="en-IN" w:eastAsia="en-IN"/>
              </w:rPr>
            </w:pPr>
            <w:ins w:id="1317" w:author="Author">
              <w:r>
                <w:rPr>
                  <w:rFonts w:ascii="Arial" w:hAnsi="Arial" w:cs="Arial"/>
                  <w:sz w:val="20"/>
                  <w:lang w:val="en-IN" w:eastAsia="en-IN"/>
                </w:rPr>
                <w:t>93</w:t>
              </w:r>
              <w:del w:id="1318" w:author="Author">
                <w:r w:rsidR="00611D6E"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3.3</w:delText>
                </w:r>
              </w:del>
            </w:ins>
          </w:p>
        </w:tc>
      </w:tr>
      <w:tr w:rsidR="00611D6E" w:rsidRPr="00611D6E" w14:paraId="736B7E4B" w14:textId="77777777" w:rsidTr="009B2F5F">
        <w:trPr>
          <w:trHeight w:val="77"/>
          <w:ins w:id="1319" w:author="Author"/>
          <w:trPrChange w:id="1320" w:author="Author">
            <w:trPr>
              <w:trHeight w:val="255"/>
            </w:trPr>
          </w:trPrChange>
        </w:trPr>
        <w:tc>
          <w:tcPr>
            <w:tcW w:w="38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21" w:author="Author">
              <w:tcPr>
                <w:tcW w:w="2843" w:type="dxa"/>
                <w:tcBorders>
                  <w:top w:val="nil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2F72ADA7" w14:textId="6013739B" w:rsidR="00611D6E" w:rsidRPr="00611D6E" w:rsidRDefault="00611D6E" w:rsidP="00611D6E">
            <w:pPr>
              <w:jc w:val="left"/>
              <w:rPr>
                <w:ins w:id="1322" w:author="Author"/>
                <w:rFonts w:ascii="Arial" w:hAnsi="Arial" w:cs="Arial"/>
                <w:sz w:val="20"/>
                <w:lang w:val="en-IN" w:eastAsia="en-IN"/>
              </w:rPr>
            </w:pPr>
            <w:ins w:id="1323" w:author="Author">
              <w:del w:id="1324" w:author="Author">
                <w:r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Vessel Draft (Downstroke)</w:delText>
                </w:r>
              </w:del>
            </w:ins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25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5D7CA773" w14:textId="06936843" w:rsidR="00611D6E" w:rsidRPr="00611D6E" w:rsidRDefault="00611D6E" w:rsidP="00611D6E">
            <w:pPr>
              <w:jc w:val="center"/>
              <w:rPr>
                <w:ins w:id="1326" w:author="Author"/>
                <w:rFonts w:ascii="Arial" w:hAnsi="Arial" w:cs="Arial"/>
                <w:sz w:val="20"/>
                <w:lang w:val="en-IN" w:eastAsia="en-IN"/>
              </w:rPr>
            </w:pPr>
            <w:ins w:id="1327" w:author="Author">
              <w:del w:id="1328" w:author="Author">
                <w:r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6.6</w:delText>
                </w:r>
              </w:del>
            </w:ins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tcPrChange w:id="1329" w:author="Author">
              <w:tcPr>
                <w:tcW w:w="819" w:type="dxa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bottom"/>
              </w:tcPr>
            </w:tcPrChange>
          </w:tcPr>
          <w:p w14:paraId="1230C112" w14:textId="05CF8E51" w:rsidR="00611D6E" w:rsidRPr="00611D6E" w:rsidRDefault="00611D6E" w:rsidP="00611D6E">
            <w:pPr>
              <w:jc w:val="center"/>
              <w:rPr>
                <w:ins w:id="1330" w:author="Author"/>
                <w:rFonts w:ascii="Arial" w:hAnsi="Arial" w:cs="Arial"/>
                <w:sz w:val="20"/>
                <w:lang w:val="en-IN" w:eastAsia="en-IN"/>
              </w:rPr>
            </w:pPr>
            <w:ins w:id="1331" w:author="Author">
              <w:del w:id="1332" w:author="Author">
                <w:r w:rsidRPr="00611D6E" w:rsidDel="00534D73">
                  <w:rPr>
                    <w:rFonts w:ascii="Arial" w:hAnsi="Arial" w:cs="Arial"/>
                    <w:sz w:val="20"/>
                    <w:lang w:val="en-IN" w:eastAsia="en-IN"/>
                  </w:rPr>
                  <w:delText>6.6</w:delText>
                </w:r>
              </w:del>
            </w:ins>
          </w:p>
        </w:tc>
      </w:tr>
    </w:tbl>
    <w:p w14:paraId="15E5B0BF" w14:textId="29737B9A" w:rsidR="00611D6E" w:rsidRDefault="00611D6E">
      <w:pPr>
        <w:pStyle w:val="Caption"/>
        <w:rPr>
          <w:ins w:id="1333" w:author="Author"/>
        </w:rPr>
        <w:pPrChange w:id="1334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335" w:author="Author">
        <w:r>
          <w:t xml:space="preserve">Table </w:t>
        </w:r>
        <w:r>
          <w:fldChar w:fldCharType="begin"/>
        </w:r>
        <w:r>
          <w:instrText xml:space="preserve"> SEQ Table \* ARABIC </w:instrText>
        </w:r>
      </w:ins>
      <w:r>
        <w:fldChar w:fldCharType="separate"/>
      </w:r>
      <w:ins w:id="1336" w:author="Author">
        <w:r>
          <w:rPr>
            <w:noProof/>
          </w:rPr>
          <w:t>5</w:t>
        </w:r>
        <w:r>
          <w:fldChar w:fldCharType="end"/>
        </w:r>
        <w:r>
          <w:t>- Riser Stroke analysis</w:t>
        </w:r>
      </w:ins>
    </w:p>
    <w:p w14:paraId="1ADAD9EC" w14:textId="18E5B558" w:rsidR="009B2F5F" w:rsidRDefault="009B2F5F">
      <w:pPr>
        <w:pStyle w:val="NormalIndent"/>
        <w:rPr>
          <w:ins w:id="1337" w:author="Author"/>
        </w:rPr>
        <w:pPrChange w:id="1338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339" w:author="Author">
        <w:r>
          <w:rPr>
            <w:noProof/>
            <w:lang w:val="en-IN" w:eastAsia="en-IN"/>
          </w:rPr>
          <w:lastRenderedPageBreak/>
          <w:drawing>
            <wp:inline distT="0" distB="0" distL="0" distR="0" wp14:anchorId="2CAA5C56" wp14:editId="0839A3AD">
              <wp:extent cx="4680000" cy="3240000"/>
              <wp:effectExtent l="0" t="0" r="6350" b="0"/>
              <wp:docPr id="32" name="Pictur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8"/>
                      <pic:cNvPicPr>
                        <a:picLocks noChangeAspect="1" noChangeArrowheads="1"/>
                      </pic:cNvPicPr>
                    </pic:nvPicPr>
                    <pic:blipFill>
                      <a:blip r:embed="rId4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680000" cy="324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</w:ins>
    </w:p>
    <w:p w14:paraId="2648EBC8" w14:textId="7D21F2C5" w:rsidR="009B2F5F" w:rsidRPr="009B2F5F" w:rsidRDefault="009B2F5F">
      <w:pPr>
        <w:pStyle w:val="Caption"/>
        <w:rPr>
          <w:ins w:id="1340" w:author="Author"/>
          <w:rPrChange w:id="1341" w:author="Author">
            <w:rPr>
              <w:ins w:id="1342" w:author="Author"/>
              <w:lang w:val="en-IN"/>
            </w:rPr>
          </w:rPrChange>
        </w:rPr>
        <w:pPrChange w:id="1343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  <w:ins w:id="1344" w:author="Author">
        <w:r>
          <w:t xml:space="preserve">Figure </w:t>
        </w:r>
        <w:r>
          <w:fldChar w:fldCharType="begin"/>
        </w:r>
        <w:r>
          <w:instrText xml:space="preserve"> SEQ Figure \* ARABIC </w:instrText>
        </w:r>
      </w:ins>
      <w:r>
        <w:fldChar w:fldCharType="separate"/>
      </w:r>
      <w:r w:rsidR="004B6374">
        <w:rPr>
          <w:noProof/>
        </w:rPr>
        <w:t>21</w:t>
      </w:r>
      <w:ins w:id="1345" w:author="Author">
        <w:r>
          <w:fldChar w:fldCharType="end"/>
        </w:r>
        <w:r>
          <w:t>- Stroke vs Realizations</w:t>
        </w:r>
      </w:ins>
    </w:p>
    <w:p w14:paraId="56E46D06" w14:textId="77777777" w:rsidR="00611D6E" w:rsidRDefault="00611D6E">
      <w:pPr>
        <w:pStyle w:val="NormalIndent"/>
        <w:rPr>
          <w:ins w:id="1346" w:author="Author"/>
          <w:lang w:val="en-IN"/>
        </w:rPr>
        <w:pPrChange w:id="1347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143775A5" w14:textId="77777777" w:rsidR="00611D6E" w:rsidRDefault="00611D6E">
      <w:pPr>
        <w:pStyle w:val="NormalIndent"/>
        <w:rPr>
          <w:ins w:id="1348" w:author="Author"/>
          <w:lang w:val="en-IN"/>
        </w:rPr>
        <w:pPrChange w:id="1349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2EA8F516" w14:textId="77777777" w:rsidR="00611D6E" w:rsidRDefault="00611D6E">
      <w:pPr>
        <w:pStyle w:val="NormalIndent"/>
        <w:rPr>
          <w:ins w:id="1350" w:author="Author"/>
          <w:lang w:val="en-IN"/>
        </w:rPr>
        <w:pPrChange w:id="1351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22CF2509" w14:textId="77777777" w:rsidR="00611D6E" w:rsidRPr="00C20D6E" w:rsidRDefault="00611D6E">
      <w:pPr>
        <w:pStyle w:val="NormalIndent"/>
        <w:rPr>
          <w:ins w:id="1352" w:author="Author"/>
          <w:lang w:val="en-IN"/>
        </w:rPr>
        <w:pPrChange w:id="1353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4F751A01" w14:textId="77777777" w:rsidR="00592CDC" w:rsidRPr="00C20D6E" w:rsidRDefault="00592CDC">
      <w:pPr>
        <w:pStyle w:val="NormalIndent"/>
        <w:rPr>
          <w:lang w:val="en-IN"/>
        </w:rPr>
        <w:pPrChange w:id="1354" w:author="Author">
          <w:pPr>
            <w:pStyle w:val="Heading1"/>
            <w:numPr>
              <w:numId w:val="0"/>
            </w:numPr>
            <w:tabs>
              <w:tab w:val="clear" w:pos="794"/>
            </w:tabs>
            <w:ind w:left="0" w:firstLine="0"/>
          </w:pPr>
        </w:pPrChange>
      </w:pPr>
    </w:p>
    <w:p w14:paraId="5C90E4E5" w14:textId="1C72D628" w:rsidR="00A87EBB" w:rsidRPr="00444E7E" w:rsidDel="00592CDC" w:rsidRDefault="00A87EBB">
      <w:pPr>
        <w:pStyle w:val="Heading1"/>
        <w:numPr>
          <w:ilvl w:val="0"/>
          <w:numId w:val="0"/>
        </w:numPr>
        <w:rPr>
          <w:del w:id="1355" w:author="Author"/>
        </w:rPr>
      </w:pPr>
      <w:bookmarkStart w:id="1356" w:name="_Toc453062557"/>
      <w:bookmarkStart w:id="1357" w:name="_Toc455407421"/>
      <w:bookmarkStart w:id="1358" w:name="_Toc455407697"/>
      <w:bookmarkStart w:id="1359" w:name="_Toc455413324"/>
      <w:bookmarkEnd w:id="1356"/>
      <w:bookmarkEnd w:id="1357"/>
      <w:bookmarkEnd w:id="1358"/>
      <w:bookmarkEnd w:id="1359"/>
    </w:p>
    <w:p w14:paraId="3DAA1236" w14:textId="0054A3ED" w:rsidR="00A87EBB" w:rsidRPr="00444E7E" w:rsidDel="00592CDC" w:rsidRDefault="00A87EBB" w:rsidP="00A87EBB">
      <w:pPr>
        <w:pStyle w:val="NormalIndent"/>
        <w:rPr>
          <w:del w:id="1360" w:author="Author"/>
        </w:rPr>
      </w:pPr>
      <w:del w:id="1361" w:author="Author">
        <w:r w:rsidRPr="00444E7E" w:rsidDel="00592CDC">
          <w:rPr>
            <w:noProof/>
            <w:lang w:val="en-IN" w:eastAsia="en-IN"/>
          </w:rPr>
          <w:drawing>
            <wp:inline distT="0" distB="0" distL="0" distR="0" wp14:anchorId="2133B8B1" wp14:editId="58411A8B">
              <wp:extent cx="5760000" cy="3600000"/>
              <wp:effectExtent l="0" t="0" r="0" b="635"/>
              <wp:docPr id="14" name="Pictur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39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000" cy="360000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inline>
          </w:drawing>
        </w:r>
        <w:bookmarkStart w:id="1362" w:name="_Toc453062558"/>
        <w:bookmarkStart w:id="1363" w:name="_Toc455407422"/>
        <w:bookmarkStart w:id="1364" w:name="_Toc455407698"/>
        <w:bookmarkStart w:id="1365" w:name="_Toc455413325"/>
        <w:bookmarkEnd w:id="1362"/>
        <w:bookmarkEnd w:id="1363"/>
        <w:bookmarkEnd w:id="1364"/>
        <w:bookmarkEnd w:id="1365"/>
      </w:del>
    </w:p>
    <w:p w14:paraId="40898679" w14:textId="06C8B2CC" w:rsidR="00A87EBB" w:rsidRPr="00444E7E" w:rsidDel="00592CDC" w:rsidRDefault="00A87EBB" w:rsidP="00A87EBB">
      <w:pPr>
        <w:pStyle w:val="NormalIndent"/>
        <w:rPr>
          <w:del w:id="1366" w:author="Author"/>
        </w:rPr>
      </w:pPr>
      <w:bookmarkStart w:id="1367" w:name="_Toc453062559"/>
      <w:bookmarkStart w:id="1368" w:name="_Toc455407423"/>
      <w:bookmarkStart w:id="1369" w:name="_Toc455407699"/>
      <w:bookmarkStart w:id="1370" w:name="_Toc455413326"/>
      <w:bookmarkEnd w:id="1367"/>
      <w:bookmarkEnd w:id="1368"/>
      <w:bookmarkEnd w:id="1369"/>
      <w:bookmarkEnd w:id="1370"/>
    </w:p>
    <w:tbl>
      <w:tblPr>
        <w:tblStyle w:val="TableGrid"/>
        <w:tblW w:w="10095" w:type="dxa"/>
        <w:tblLook w:val="04A0" w:firstRow="1" w:lastRow="0" w:firstColumn="1" w:lastColumn="0" w:noHBand="0" w:noVBand="1"/>
      </w:tblPr>
      <w:tblGrid>
        <w:gridCol w:w="4315"/>
        <w:gridCol w:w="2890"/>
        <w:gridCol w:w="2890"/>
      </w:tblGrid>
      <w:tr w:rsidR="00A87EBB" w:rsidRPr="00444E7E" w:rsidDel="00592CDC" w14:paraId="39A5AAAA" w14:textId="3EABB225" w:rsidTr="00A31AE6">
        <w:trPr>
          <w:trHeight w:val="228"/>
          <w:del w:id="1371" w:author="Author"/>
        </w:trPr>
        <w:tc>
          <w:tcPr>
            <w:tcW w:w="10095" w:type="dxa"/>
            <w:gridSpan w:val="3"/>
            <w:noWrap/>
            <w:hideMark/>
          </w:tcPr>
          <w:p w14:paraId="76F89629" w14:textId="32032B95" w:rsidR="00A87EBB" w:rsidRPr="00444E7E" w:rsidDel="00592CDC" w:rsidRDefault="00A87EBB" w:rsidP="00A31AE6">
            <w:pPr>
              <w:pStyle w:val="NormalIndent"/>
              <w:rPr>
                <w:del w:id="1372" w:author="Author"/>
                <w:b/>
                <w:bCs/>
                <w:lang w:val="en-IN"/>
              </w:rPr>
            </w:pPr>
            <w:del w:id="1373" w:author="Author">
              <w:r w:rsidRPr="00444E7E" w:rsidDel="00592CDC">
                <w:rPr>
                  <w:b/>
                  <w:bCs/>
                </w:rPr>
                <w:delText>Riser Stroke (ft)</w:delText>
              </w:r>
              <w:bookmarkStart w:id="1374" w:name="_Toc453062560"/>
              <w:bookmarkStart w:id="1375" w:name="_Toc455407424"/>
              <w:bookmarkStart w:id="1376" w:name="_Toc455407700"/>
              <w:bookmarkStart w:id="1377" w:name="_Toc455413327"/>
              <w:bookmarkEnd w:id="1374"/>
              <w:bookmarkEnd w:id="1375"/>
              <w:bookmarkEnd w:id="1376"/>
              <w:bookmarkEnd w:id="1377"/>
            </w:del>
          </w:p>
        </w:tc>
        <w:bookmarkStart w:id="1378" w:name="_Toc453062561"/>
        <w:bookmarkStart w:id="1379" w:name="_Toc455407425"/>
        <w:bookmarkStart w:id="1380" w:name="_Toc455407701"/>
        <w:bookmarkStart w:id="1381" w:name="_Toc455413328"/>
        <w:bookmarkEnd w:id="1378"/>
        <w:bookmarkEnd w:id="1379"/>
        <w:bookmarkEnd w:id="1380"/>
        <w:bookmarkEnd w:id="1381"/>
      </w:tr>
      <w:tr w:rsidR="00A87EBB" w:rsidRPr="00444E7E" w:rsidDel="00592CDC" w14:paraId="3A427D61" w14:textId="00213F38" w:rsidTr="00A31AE6">
        <w:trPr>
          <w:trHeight w:val="456"/>
          <w:del w:id="1382" w:author="Author"/>
        </w:trPr>
        <w:tc>
          <w:tcPr>
            <w:tcW w:w="4315" w:type="dxa"/>
            <w:noWrap/>
            <w:hideMark/>
          </w:tcPr>
          <w:p w14:paraId="23911AB2" w14:textId="5BDE0610" w:rsidR="00A87EBB" w:rsidRPr="00444E7E" w:rsidDel="00592CDC" w:rsidRDefault="00A87EBB" w:rsidP="00A31AE6">
            <w:pPr>
              <w:pStyle w:val="NormalIndent"/>
              <w:rPr>
                <w:del w:id="1383" w:author="Author"/>
                <w:b/>
                <w:bCs/>
              </w:rPr>
            </w:pPr>
            <w:del w:id="1384" w:author="Author">
              <w:r w:rsidRPr="00444E7E" w:rsidDel="00592CDC">
                <w:rPr>
                  <w:b/>
                  <w:bCs/>
                </w:rPr>
                <w:delText>Description</w:delText>
              </w:r>
              <w:bookmarkStart w:id="1385" w:name="_Toc453062562"/>
              <w:bookmarkStart w:id="1386" w:name="_Toc455407426"/>
              <w:bookmarkStart w:id="1387" w:name="_Toc455407702"/>
              <w:bookmarkStart w:id="1388" w:name="_Toc455413329"/>
              <w:bookmarkEnd w:id="1385"/>
              <w:bookmarkEnd w:id="1386"/>
              <w:bookmarkEnd w:id="1387"/>
              <w:bookmarkEnd w:id="1388"/>
            </w:del>
          </w:p>
        </w:tc>
        <w:tc>
          <w:tcPr>
            <w:tcW w:w="2890" w:type="dxa"/>
            <w:hideMark/>
          </w:tcPr>
          <w:p w14:paraId="10B9D777" w14:textId="6F9B7EBC" w:rsidR="00A87EBB" w:rsidRPr="00444E7E" w:rsidDel="00592CDC" w:rsidRDefault="00A87EBB" w:rsidP="00A31AE6">
            <w:pPr>
              <w:pStyle w:val="NormalIndent"/>
              <w:rPr>
                <w:del w:id="1389" w:author="Author"/>
                <w:b/>
                <w:bCs/>
              </w:rPr>
            </w:pPr>
            <w:del w:id="1390" w:author="Author">
              <w:r w:rsidRPr="00444E7E" w:rsidDel="00592CDC">
                <w:rPr>
                  <w:b/>
                  <w:bCs/>
                </w:rPr>
                <w:delText>8 pt Mooring</w:delText>
              </w:r>
              <w:bookmarkStart w:id="1391" w:name="_Toc453062563"/>
              <w:bookmarkStart w:id="1392" w:name="_Toc455407427"/>
              <w:bookmarkStart w:id="1393" w:name="_Toc455407703"/>
              <w:bookmarkStart w:id="1394" w:name="_Toc455413330"/>
              <w:bookmarkEnd w:id="1391"/>
              <w:bookmarkEnd w:id="1392"/>
              <w:bookmarkEnd w:id="1393"/>
              <w:bookmarkEnd w:id="1394"/>
            </w:del>
          </w:p>
        </w:tc>
        <w:tc>
          <w:tcPr>
            <w:tcW w:w="2890" w:type="dxa"/>
            <w:hideMark/>
          </w:tcPr>
          <w:p w14:paraId="448B9791" w14:textId="3B59D3DB" w:rsidR="00A87EBB" w:rsidRPr="00444E7E" w:rsidDel="00592CDC" w:rsidRDefault="00A87EBB" w:rsidP="00A31AE6">
            <w:pPr>
              <w:pStyle w:val="NormalIndent"/>
              <w:rPr>
                <w:del w:id="1395" w:author="Author"/>
                <w:b/>
                <w:bCs/>
              </w:rPr>
            </w:pPr>
            <w:del w:id="1396" w:author="Author">
              <w:r w:rsidRPr="00444E7E" w:rsidDel="00592CDC">
                <w:rPr>
                  <w:b/>
                  <w:bCs/>
                </w:rPr>
                <w:delText>12pt Mooring</w:delText>
              </w:r>
              <w:bookmarkStart w:id="1397" w:name="_Toc453062564"/>
              <w:bookmarkStart w:id="1398" w:name="_Toc455407428"/>
              <w:bookmarkStart w:id="1399" w:name="_Toc455407704"/>
              <w:bookmarkStart w:id="1400" w:name="_Toc455413331"/>
              <w:bookmarkEnd w:id="1397"/>
              <w:bookmarkEnd w:id="1398"/>
              <w:bookmarkEnd w:id="1399"/>
              <w:bookmarkEnd w:id="1400"/>
            </w:del>
          </w:p>
        </w:tc>
        <w:bookmarkStart w:id="1401" w:name="_Toc453062565"/>
        <w:bookmarkStart w:id="1402" w:name="_Toc455407429"/>
        <w:bookmarkStart w:id="1403" w:name="_Toc455407705"/>
        <w:bookmarkStart w:id="1404" w:name="_Toc455413332"/>
        <w:bookmarkEnd w:id="1401"/>
        <w:bookmarkEnd w:id="1402"/>
        <w:bookmarkEnd w:id="1403"/>
        <w:bookmarkEnd w:id="1404"/>
      </w:tr>
      <w:tr w:rsidR="00A87EBB" w:rsidRPr="00444E7E" w:rsidDel="00592CDC" w14:paraId="482B18BA" w14:textId="0F07C5E4" w:rsidTr="00A31AE6">
        <w:trPr>
          <w:trHeight w:val="456"/>
          <w:del w:id="1405" w:author="Author"/>
        </w:trPr>
        <w:tc>
          <w:tcPr>
            <w:tcW w:w="4315" w:type="dxa"/>
            <w:hideMark/>
          </w:tcPr>
          <w:p w14:paraId="23D0B4B4" w14:textId="3B83A8F4" w:rsidR="00A87EBB" w:rsidRPr="00444E7E" w:rsidDel="00592CDC" w:rsidRDefault="00A87EBB" w:rsidP="00A31AE6">
            <w:pPr>
              <w:pStyle w:val="NormalIndent"/>
              <w:rPr>
                <w:del w:id="1406" w:author="Author"/>
                <w:i/>
                <w:iCs/>
              </w:rPr>
            </w:pPr>
            <w:del w:id="1407" w:author="Author">
              <w:r w:rsidRPr="00444E7E" w:rsidDel="00592CDC">
                <w:rPr>
                  <w:i/>
                  <w:iCs/>
                </w:rPr>
                <w:delText>Offset in 100 yr Winter Storm (%)</w:delText>
              </w:r>
              <w:bookmarkStart w:id="1408" w:name="_Toc453062566"/>
              <w:bookmarkStart w:id="1409" w:name="_Toc455407430"/>
              <w:bookmarkStart w:id="1410" w:name="_Toc455407706"/>
              <w:bookmarkStart w:id="1411" w:name="_Toc455413333"/>
              <w:bookmarkEnd w:id="1408"/>
              <w:bookmarkEnd w:id="1409"/>
              <w:bookmarkEnd w:id="1410"/>
              <w:bookmarkEnd w:id="1411"/>
            </w:del>
          </w:p>
        </w:tc>
        <w:tc>
          <w:tcPr>
            <w:tcW w:w="2890" w:type="dxa"/>
            <w:noWrap/>
            <w:hideMark/>
          </w:tcPr>
          <w:p w14:paraId="18B1154A" w14:textId="44F5620D" w:rsidR="00A87EBB" w:rsidRPr="00444E7E" w:rsidDel="00592CDC" w:rsidRDefault="00A87EBB" w:rsidP="00A31AE6">
            <w:pPr>
              <w:pStyle w:val="NormalIndent"/>
              <w:rPr>
                <w:del w:id="1412" w:author="Author"/>
                <w:i/>
                <w:iCs/>
              </w:rPr>
            </w:pPr>
            <w:del w:id="1413" w:author="Author">
              <w:r w:rsidRPr="00444E7E" w:rsidDel="00592CDC">
                <w:rPr>
                  <w:i/>
                  <w:iCs/>
                </w:rPr>
                <w:delText>5.6</w:delText>
              </w:r>
              <w:bookmarkStart w:id="1414" w:name="_Toc453062567"/>
              <w:bookmarkStart w:id="1415" w:name="_Toc455407431"/>
              <w:bookmarkStart w:id="1416" w:name="_Toc455407707"/>
              <w:bookmarkStart w:id="1417" w:name="_Toc455413334"/>
              <w:bookmarkEnd w:id="1414"/>
              <w:bookmarkEnd w:id="1415"/>
              <w:bookmarkEnd w:id="1416"/>
              <w:bookmarkEnd w:id="1417"/>
            </w:del>
          </w:p>
        </w:tc>
        <w:tc>
          <w:tcPr>
            <w:tcW w:w="2890" w:type="dxa"/>
            <w:noWrap/>
            <w:hideMark/>
          </w:tcPr>
          <w:p w14:paraId="5C8A7EB0" w14:textId="14BF6EBB" w:rsidR="00A87EBB" w:rsidRPr="00444E7E" w:rsidDel="00592CDC" w:rsidRDefault="00A87EBB" w:rsidP="00A31AE6">
            <w:pPr>
              <w:pStyle w:val="NormalIndent"/>
              <w:rPr>
                <w:del w:id="1418" w:author="Author"/>
                <w:i/>
                <w:iCs/>
              </w:rPr>
            </w:pPr>
            <w:del w:id="1419" w:author="Author">
              <w:r w:rsidRPr="00444E7E" w:rsidDel="00592CDC">
                <w:rPr>
                  <w:i/>
                  <w:iCs/>
                </w:rPr>
                <w:delText>4.1</w:delText>
              </w:r>
              <w:bookmarkStart w:id="1420" w:name="_Toc453062568"/>
              <w:bookmarkStart w:id="1421" w:name="_Toc455407432"/>
              <w:bookmarkStart w:id="1422" w:name="_Toc455407708"/>
              <w:bookmarkStart w:id="1423" w:name="_Toc455413335"/>
              <w:bookmarkEnd w:id="1420"/>
              <w:bookmarkEnd w:id="1421"/>
              <w:bookmarkEnd w:id="1422"/>
              <w:bookmarkEnd w:id="1423"/>
            </w:del>
          </w:p>
        </w:tc>
        <w:bookmarkStart w:id="1424" w:name="_Toc453062569"/>
        <w:bookmarkStart w:id="1425" w:name="_Toc455407433"/>
        <w:bookmarkStart w:id="1426" w:name="_Toc455407709"/>
        <w:bookmarkStart w:id="1427" w:name="_Toc455413336"/>
        <w:bookmarkEnd w:id="1424"/>
        <w:bookmarkEnd w:id="1425"/>
        <w:bookmarkEnd w:id="1426"/>
        <w:bookmarkEnd w:id="1427"/>
      </w:tr>
      <w:tr w:rsidR="00A87EBB" w:rsidRPr="00444E7E" w:rsidDel="00592CDC" w14:paraId="7BF05709" w14:textId="3B4A251F" w:rsidTr="00A31AE6">
        <w:trPr>
          <w:trHeight w:val="228"/>
          <w:del w:id="1428" w:author="Author"/>
        </w:trPr>
        <w:tc>
          <w:tcPr>
            <w:tcW w:w="4315" w:type="dxa"/>
            <w:noWrap/>
            <w:hideMark/>
          </w:tcPr>
          <w:p w14:paraId="38607BE6" w14:textId="383F7A05" w:rsidR="00A87EBB" w:rsidRPr="00444E7E" w:rsidDel="00592CDC" w:rsidRDefault="00A87EBB" w:rsidP="00A31AE6">
            <w:pPr>
              <w:pStyle w:val="NormalIndent"/>
              <w:rPr>
                <w:del w:id="1429" w:author="Author"/>
              </w:rPr>
            </w:pPr>
            <w:del w:id="1430" w:author="Author">
              <w:r w:rsidRPr="00444E7E" w:rsidDel="00592CDC">
                <w:delText>Vessel Draft (Upstroke)</w:delText>
              </w:r>
              <w:bookmarkStart w:id="1431" w:name="_Toc453062570"/>
              <w:bookmarkStart w:id="1432" w:name="_Toc455407434"/>
              <w:bookmarkStart w:id="1433" w:name="_Toc455407710"/>
              <w:bookmarkStart w:id="1434" w:name="_Toc455413337"/>
              <w:bookmarkEnd w:id="1431"/>
              <w:bookmarkEnd w:id="1432"/>
              <w:bookmarkEnd w:id="1433"/>
              <w:bookmarkEnd w:id="1434"/>
            </w:del>
          </w:p>
        </w:tc>
        <w:tc>
          <w:tcPr>
            <w:tcW w:w="2890" w:type="dxa"/>
            <w:noWrap/>
            <w:hideMark/>
          </w:tcPr>
          <w:p w14:paraId="687E08B5" w14:textId="7638E283" w:rsidR="00A87EBB" w:rsidRPr="00444E7E" w:rsidDel="00592CDC" w:rsidRDefault="00A87EBB" w:rsidP="00A31AE6">
            <w:pPr>
              <w:pStyle w:val="NormalIndent"/>
              <w:rPr>
                <w:del w:id="1435" w:author="Author"/>
              </w:rPr>
            </w:pPr>
            <w:del w:id="1436" w:author="Author">
              <w:r w:rsidRPr="00444E7E" w:rsidDel="00592CDC">
                <w:delText>6.6</w:delText>
              </w:r>
              <w:bookmarkStart w:id="1437" w:name="_Toc453062571"/>
              <w:bookmarkStart w:id="1438" w:name="_Toc455407435"/>
              <w:bookmarkStart w:id="1439" w:name="_Toc455407711"/>
              <w:bookmarkStart w:id="1440" w:name="_Toc455413338"/>
              <w:bookmarkEnd w:id="1437"/>
              <w:bookmarkEnd w:id="1438"/>
              <w:bookmarkEnd w:id="1439"/>
              <w:bookmarkEnd w:id="1440"/>
            </w:del>
          </w:p>
        </w:tc>
        <w:tc>
          <w:tcPr>
            <w:tcW w:w="2890" w:type="dxa"/>
            <w:noWrap/>
            <w:hideMark/>
          </w:tcPr>
          <w:p w14:paraId="46210602" w14:textId="7F56AD7A" w:rsidR="00A87EBB" w:rsidRPr="00444E7E" w:rsidDel="00592CDC" w:rsidRDefault="00A87EBB" w:rsidP="00A31AE6">
            <w:pPr>
              <w:pStyle w:val="NormalIndent"/>
              <w:rPr>
                <w:del w:id="1441" w:author="Author"/>
              </w:rPr>
            </w:pPr>
            <w:del w:id="1442" w:author="Author">
              <w:r w:rsidRPr="00444E7E" w:rsidDel="00592CDC">
                <w:delText>6.6</w:delText>
              </w:r>
              <w:bookmarkStart w:id="1443" w:name="_Toc453062572"/>
              <w:bookmarkStart w:id="1444" w:name="_Toc455407436"/>
              <w:bookmarkStart w:id="1445" w:name="_Toc455407712"/>
              <w:bookmarkStart w:id="1446" w:name="_Toc455413339"/>
              <w:bookmarkEnd w:id="1443"/>
              <w:bookmarkEnd w:id="1444"/>
              <w:bookmarkEnd w:id="1445"/>
              <w:bookmarkEnd w:id="1446"/>
            </w:del>
          </w:p>
        </w:tc>
        <w:bookmarkStart w:id="1447" w:name="_Toc453062573"/>
        <w:bookmarkStart w:id="1448" w:name="_Toc455407437"/>
        <w:bookmarkStart w:id="1449" w:name="_Toc455407713"/>
        <w:bookmarkStart w:id="1450" w:name="_Toc455413340"/>
        <w:bookmarkEnd w:id="1447"/>
        <w:bookmarkEnd w:id="1448"/>
        <w:bookmarkEnd w:id="1449"/>
        <w:bookmarkEnd w:id="1450"/>
      </w:tr>
      <w:tr w:rsidR="00A87EBB" w:rsidRPr="00444E7E" w:rsidDel="00592CDC" w14:paraId="3D31DD25" w14:textId="208B4917" w:rsidTr="00A31AE6">
        <w:trPr>
          <w:trHeight w:val="228"/>
          <w:del w:id="1451" w:author="Author"/>
        </w:trPr>
        <w:tc>
          <w:tcPr>
            <w:tcW w:w="4315" w:type="dxa"/>
            <w:noWrap/>
            <w:hideMark/>
          </w:tcPr>
          <w:p w14:paraId="4E47EC14" w14:textId="267EDD38" w:rsidR="00A87EBB" w:rsidRPr="00444E7E" w:rsidDel="00592CDC" w:rsidRDefault="00A87EBB" w:rsidP="00A31AE6">
            <w:pPr>
              <w:pStyle w:val="NormalIndent"/>
              <w:rPr>
                <w:del w:id="1452" w:author="Author"/>
              </w:rPr>
            </w:pPr>
            <w:del w:id="1453" w:author="Author">
              <w:r w:rsidRPr="00444E7E" w:rsidDel="00592CDC">
                <w:delText>Tide/Storm Surge (Upstroke)</w:delText>
              </w:r>
              <w:bookmarkStart w:id="1454" w:name="_Toc453062574"/>
              <w:bookmarkStart w:id="1455" w:name="_Toc455407438"/>
              <w:bookmarkStart w:id="1456" w:name="_Toc455407714"/>
              <w:bookmarkStart w:id="1457" w:name="_Toc455413341"/>
              <w:bookmarkEnd w:id="1454"/>
              <w:bookmarkEnd w:id="1455"/>
              <w:bookmarkEnd w:id="1456"/>
              <w:bookmarkEnd w:id="1457"/>
            </w:del>
          </w:p>
        </w:tc>
        <w:tc>
          <w:tcPr>
            <w:tcW w:w="2890" w:type="dxa"/>
            <w:noWrap/>
            <w:hideMark/>
          </w:tcPr>
          <w:p w14:paraId="3838A630" w14:textId="6BF987B4" w:rsidR="00A87EBB" w:rsidRPr="00444E7E" w:rsidDel="00592CDC" w:rsidRDefault="00A87EBB" w:rsidP="00A31AE6">
            <w:pPr>
              <w:pStyle w:val="NormalIndent"/>
              <w:rPr>
                <w:del w:id="1458" w:author="Author"/>
              </w:rPr>
            </w:pPr>
            <w:del w:id="1459" w:author="Author">
              <w:r w:rsidRPr="00444E7E" w:rsidDel="00592CDC">
                <w:delText>3.3</w:delText>
              </w:r>
              <w:bookmarkStart w:id="1460" w:name="_Toc453062575"/>
              <w:bookmarkStart w:id="1461" w:name="_Toc455407439"/>
              <w:bookmarkStart w:id="1462" w:name="_Toc455407715"/>
              <w:bookmarkStart w:id="1463" w:name="_Toc455413342"/>
              <w:bookmarkEnd w:id="1460"/>
              <w:bookmarkEnd w:id="1461"/>
              <w:bookmarkEnd w:id="1462"/>
              <w:bookmarkEnd w:id="1463"/>
            </w:del>
          </w:p>
        </w:tc>
        <w:tc>
          <w:tcPr>
            <w:tcW w:w="2890" w:type="dxa"/>
            <w:noWrap/>
            <w:hideMark/>
          </w:tcPr>
          <w:p w14:paraId="704C60FE" w14:textId="5ED806D7" w:rsidR="00A87EBB" w:rsidRPr="00444E7E" w:rsidDel="00592CDC" w:rsidRDefault="00A87EBB" w:rsidP="00A31AE6">
            <w:pPr>
              <w:pStyle w:val="NormalIndent"/>
              <w:rPr>
                <w:del w:id="1464" w:author="Author"/>
              </w:rPr>
            </w:pPr>
            <w:del w:id="1465" w:author="Author">
              <w:r w:rsidRPr="00444E7E" w:rsidDel="00592CDC">
                <w:delText>3.3</w:delText>
              </w:r>
              <w:bookmarkStart w:id="1466" w:name="_Toc453062576"/>
              <w:bookmarkStart w:id="1467" w:name="_Toc455407440"/>
              <w:bookmarkStart w:id="1468" w:name="_Toc455407716"/>
              <w:bookmarkStart w:id="1469" w:name="_Toc455413343"/>
              <w:bookmarkEnd w:id="1466"/>
              <w:bookmarkEnd w:id="1467"/>
              <w:bookmarkEnd w:id="1468"/>
              <w:bookmarkEnd w:id="1469"/>
            </w:del>
          </w:p>
        </w:tc>
        <w:bookmarkStart w:id="1470" w:name="_Toc453062577"/>
        <w:bookmarkStart w:id="1471" w:name="_Toc455407441"/>
        <w:bookmarkStart w:id="1472" w:name="_Toc455407717"/>
        <w:bookmarkStart w:id="1473" w:name="_Toc455413344"/>
        <w:bookmarkEnd w:id="1470"/>
        <w:bookmarkEnd w:id="1471"/>
        <w:bookmarkEnd w:id="1472"/>
        <w:bookmarkEnd w:id="1473"/>
      </w:tr>
      <w:tr w:rsidR="00A87EBB" w:rsidRPr="00444E7E" w:rsidDel="00592CDC" w14:paraId="3F4DFB4D" w14:textId="08A4844A" w:rsidTr="00A31AE6">
        <w:trPr>
          <w:trHeight w:val="228"/>
          <w:del w:id="1474" w:author="Author"/>
        </w:trPr>
        <w:tc>
          <w:tcPr>
            <w:tcW w:w="4315" w:type="dxa"/>
            <w:noWrap/>
            <w:hideMark/>
          </w:tcPr>
          <w:p w14:paraId="3CFDAB6F" w14:textId="1A7FA8D0" w:rsidR="00A87EBB" w:rsidRPr="00444E7E" w:rsidDel="00592CDC" w:rsidRDefault="00A87EBB" w:rsidP="00A31AE6">
            <w:pPr>
              <w:pStyle w:val="NormalIndent"/>
              <w:rPr>
                <w:del w:id="1475" w:author="Author"/>
              </w:rPr>
            </w:pPr>
            <w:del w:id="1476" w:author="Author">
              <w:r w:rsidRPr="00444E7E" w:rsidDel="00592CDC">
                <w:delText>Wave/Wind (Upstroke)</w:delText>
              </w:r>
              <w:bookmarkStart w:id="1477" w:name="_Toc453062578"/>
              <w:bookmarkStart w:id="1478" w:name="_Toc455407442"/>
              <w:bookmarkStart w:id="1479" w:name="_Toc455407718"/>
              <w:bookmarkStart w:id="1480" w:name="_Toc455413345"/>
              <w:bookmarkEnd w:id="1477"/>
              <w:bookmarkEnd w:id="1478"/>
              <w:bookmarkEnd w:id="1479"/>
              <w:bookmarkEnd w:id="1480"/>
            </w:del>
          </w:p>
        </w:tc>
        <w:tc>
          <w:tcPr>
            <w:tcW w:w="2890" w:type="dxa"/>
            <w:noWrap/>
            <w:hideMark/>
          </w:tcPr>
          <w:p w14:paraId="6AA696BD" w14:textId="2E7BE28B" w:rsidR="00A87EBB" w:rsidRPr="00444E7E" w:rsidDel="00592CDC" w:rsidRDefault="00A87EBB" w:rsidP="00A31AE6">
            <w:pPr>
              <w:pStyle w:val="NormalIndent"/>
              <w:rPr>
                <w:del w:id="1481" w:author="Author"/>
              </w:rPr>
            </w:pPr>
            <w:del w:id="1482" w:author="Author">
              <w:r w:rsidRPr="00444E7E" w:rsidDel="00592CDC">
                <w:delText>19.2</w:delText>
              </w:r>
              <w:bookmarkStart w:id="1483" w:name="_Toc453062579"/>
              <w:bookmarkStart w:id="1484" w:name="_Toc455407443"/>
              <w:bookmarkStart w:id="1485" w:name="_Toc455407719"/>
              <w:bookmarkStart w:id="1486" w:name="_Toc455413346"/>
              <w:bookmarkEnd w:id="1483"/>
              <w:bookmarkEnd w:id="1484"/>
              <w:bookmarkEnd w:id="1485"/>
              <w:bookmarkEnd w:id="1486"/>
            </w:del>
          </w:p>
        </w:tc>
        <w:tc>
          <w:tcPr>
            <w:tcW w:w="2890" w:type="dxa"/>
            <w:noWrap/>
            <w:hideMark/>
          </w:tcPr>
          <w:p w14:paraId="13F1D390" w14:textId="61AEC410" w:rsidR="00A87EBB" w:rsidRPr="00444E7E" w:rsidDel="00592CDC" w:rsidRDefault="00A87EBB" w:rsidP="00A31AE6">
            <w:pPr>
              <w:pStyle w:val="NormalIndent"/>
              <w:rPr>
                <w:del w:id="1487" w:author="Author"/>
              </w:rPr>
            </w:pPr>
            <w:del w:id="1488" w:author="Author">
              <w:r w:rsidRPr="00444E7E" w:rsidDel="00592CDC">
                <w:delText>19.2</w:delText>
              </w:r>
              <w:bookmarkStart w:id="1489" w:name="_Toc453062580"/>
              <w:bookmarkStart w:id="1490" w:name="_Toc455407444"/>
              <w:bookmarkStart w:id="1491" w:name="_Toc455407720"/>
              <w:bookmarkStart w:id="1492" w:name="_Toc455413347"/>
              <w:bookmarkEnd w:id="1489"/>
              <w:bookmarkEnd w:id="1490"/>
              <w:bookmarkEnd w:id="1491"/>
              <w:bookmarkEnd w:id="1492"/>
            </w:del>
          </w:p>
        </w:tc>
        <w:bookmarkStart w:id="1493" w:name="_Toc453062581"/>
        <w:bookmarkStart w:id="1494" w:name="_Toc455407445"/>
        <w:bookmarkStart w:id="1495" w:name="_Toc455407721"/>
        <w:bookmarkStart w:id="1496" w:name="_Toc455413348"/>
        <w:bookmarkEnd w:id="1493"/>
        <w:bookmarkEnd w:id="1494"/>
        <w:bookmarkEnd w:id="1495"/>
        <w:bookmarkEnd w:id="1496"/>
      </w:tr>
      <w:tr w:rsidR="00A87EBB" w:rsidRPr="00444E7E" w:rsidDel="00592CDC" w14:paraId="2B34063C" w14:textId="08F9AEF5" w:rsidTr="00A31AE6">
        <w:trPr>
          <w:trHeight w:val="228"/>
          <w:del w:id="1497" w:author="Author"/>
        </w:trPr>
        <w:tc>
          <w:tcPr>
            <w:tcW w:w="4315" w:type="dxa"/>
            <w:noWrap/>
            <w:hideMark/>
          </w:tcPr>
          <w:p w14:paraId="2DAE9775" w14:textId="2A73C2A2" w:rsidR="00A87EBB" w:rsidRPr="00444E7E" w:rsidDel="00592CDC" w:rsidRDefault="00A87EBB" w:rsidP="00A31AE6">
            <w:pPr>
              <w:pStyle w:val="NormalIndent"/>
              <w:rPr>
                <w:del w:id="1498" w:author="Author"/>
              </w:rPr>
            </w:pPr>
            <w:del w:id="1499" w:author="Author">
              <w:r w:rsidRPr="00444E7E" w:rsidDel="00592CDC">
                <w:delText>Offset (Down stroke)</w:delText>
              </w:r>
              <w:bookmarkStart w:id="1500" w:name="_Toc453062582"/>
              <w:bookmarkStart w:id="1501" w:name="_Toc455407446"/>
              <w:bookmarkStart w:id="1502" w:name="_Toc455407722"/>
              <w:bookmarkStart w:id="1503" w:name="_Toc455413349"/>
              <w:bookmarkEnd w:id="1500"/>
              <w:bookmarkEnd w:id="1501"/>
              <w:bookmarkEnd w:id="1502"/>
              <w:bookmarkEnd w:id="1503"/>
            </w:del>
          </w:p>
        </w:tc>
        <w:tc>
          <w:tcPr>
            <w:tcW w:w="2890" w:type="dxa"/>
            <w:noWrap/>
            <w:hideMark/>
          </w:tcPr>
          <w:p w14:paraId="1DF53F38" w14:textId="35FE79B9" w:rsidR="00A87EBB" w:rsidRPr="00444E7E" w:rsidDel="00592CDC" w:rsidRDefault="00A87EBB" w:rsidP="00A31AE6">
            <w:pPr>
              <w:pStyle w:val="NormalIndent"/>
              <w:rPr>
                <w:del w:id="1504" w:author="Author"/>
              </w:rPr>
            </w:pPr>
            <w:del w:id="1505" w:author="Author">
              <w:r w:rsidRPr="00444E7E" w:rsidDel="00592CDC">
                <w:delText>9.3</w:delText>
              </w:r>
              <w:bookmarkStart w:id="1506" w:name="_Toc453062583"/>
              <w:bookmarkStart w:id="1507" w:name="_Toc455407447"/>
              <w:bookmarkStart w:id="1508" w:name="_Toc455407723"/>
              <w:bookmarkStart w:id="1509" w:name="_Toc455413350"/>
              <w:bookmarkEnd w:id="1506"/>
              <w:bookmarkEnd w:id="1507"/>
              <w:bookmarkEnd w:id="1508"/>
              <w:bookmarkEnd w:id="1509"/>
            </w:del>
          </w:p>
        </w:tc>
        <w:tc>
          <w:tcPr>
            <w:tcW w:w="2890" w:type="dxa"/>
            <w:noWrap/>
            <w:hideMark/>
          </w:tcPr>
          <w:p w14:paraId="64870768" w14:textId="7E9082DF" w:rsidR="00A87EBB" w:rsidRPr="00444E7E" w:rsidDel="00592CDC" w:rsidRDefault="00A87EBB" w:rsidP="00A31AE6">
            <w:pPr>
              <w:pStyle w:val="NormalIndent"/>
              <w:rPr>
                <w:del w:id="1510" w:author="Author"/>
              </w:rPr>
            </w:pPr>
            <w:del w:id="1511" w:author="Author">
              <w:r w:rsidRPr="00444E7E" w:rsidDel="00592CDC">
                <w:delText>5.8</w:delText>
              </w:r>
              <w:bookmarkStart w:id="1512" w:name="_Toc453062584"/>
              <w:bookmarkStart w:id="1513" w:name="_Toc455407448"/>
              <w:bookmarkStart w:id="1514" w:name="_Toc455407724"/>
              <w:bookmarkStart w:id="1515" w:name="_Toc455413351"/>
              <w:bookmarkEnd w:id="1512"/>
              <w:bookmarkEnd w:id="1513"/>
              <w:bookmarkEnd w:id="1514"/>
              <w:bookmarkEnd w:id="1515"/>
            </w:del>
          </w:p>
        </w:tc>
        <w:bookmarkStart w:id="1516" w:name="_Toc453062585"/>
        <w:bookmarkStart w:id="1517" w:name="_Toc455407449"/>
        <w:bookmarkStart w:id="1518" w:name="_Toc455407725"/>
        <w:bookmarkStart w:id="1519" w:name="_Toc455413352"/>
        <w:bookmarkEnd w:id="1516"/>
        <w:bookmarkEnd w:id="1517"/>
        <w:bookmarkEnd w:id="1518"/>
        <w:bookmarkEnd w:id="1519"/>
      </w:tr>
      <w:tr w:rsidR="00A87EBB" w:rsidRPr="00444E7E" w:rsidDel="00592CDC" w14:paraId="5E5C49C6" w14:textId="30F6FFC6" w:rsidTr="00A31AE6">
        <w:trPr>
          <w:trHeight w:val="228"/>
          <w:del w:id="1520" w:author="Author"/>
        </w:trPr>
        <w:tc>
          <w:tcPr>
            <w:tcW w:w="4315" w:type="dxa"/>
            <w:noWrap/>
            <w:hideMark/>
          </w:tcPr>
          <w:p w14:paraId="05E00364" w14:textId="6DB9AFEA" w:rsidR="00A87EBB" w:rsidRPr="00444E7E" w:rsidDel="00592CDC" w:rsidRDefault="00A87EBB" w:rsidP="00A31AE6">
            <w:pPr>
              <w:pStyle w:val="NormalIndent"/>
              <w:rPr>
                <w:del w:id="1521" w:author="Author"/>
              </w:rPr>
            </w:pPr>
            <w:del w:id="1522" w:author="Author">
              <w:r w:rsidRPr="00444E7E" w:rsidDel="00592CDC">
                <w:delText>Wave/Wind (Down stroke)</w:delText>
              </w:r>
              <w:bookmarkStart w:id="1523" w:name="_Toc453062586"/>
              <w:bookmarkStart w:id="1524" w:name="_Toc455407450"/>
              <w:bookmarkStart w:id="1525" w:name="_Toc455407726"/>
              <w:bookmarkStart w:id="1526" w:name="_Toc455413353"/>
              <w:bookmarkEnd w:id="1523"/>
              <w:bookmarkEnd w:id="1524"/>
              <w:bookmarkEnd w:id="1525"/>
              <w:bookmarkEnd w:id="1526"/>
            </w:del>
          </w:p>
        </w:tc>
        <w:tc>
          <w:tcPr>
            <w:tcW w:w="2890" w:type="dxa"/>
            <w:noWrap/>
            <w:hideMark/>
          </w:tcPr>
          <w:p w14:paraId="7DEED3C3" w14:textId="079E85B8" w:rsidR="00A87EBB" w:rsidRPr="00444E7E" w:rsidDel="00592CDC" w:rsidRDefault="00A87EBB" w:rsidP="00A31AE6">
            <w:pPr>
              <w:pStyle w:val="NormalIndent"/>
              <w:rPr>
                <w:del w:id="1527" w:author="Author"/>
              </w:rPr>
            </w:pPr>
            <w:del w:id="1528" w:author="Author">
              <w:r w:rsidRPr="00444E7E" w:rsidDel="00592CDC">
                <w:delText>19.5</w:delText>
              </w:r>
              <w:bookmarkStart w:id="1529" w:name="_Toc453062587"/>
              <w:bookmarkStart w:id="1530" w:name="_Toc455407451"/>
              <w:bookmarkStart w:id="1531" w:name="_Toc455407727"/>
              <w:bookmarkStart w:id="1532" w:name="_Toc455413354"/>
              <w:bookmarkEnd w:id="1529"/>
              <w:bookmarkEnd w:id="1530"/>
              <w:bookmarkEnd w:id="1531"/>
              <w:bookmarkEnd w:id="1532"/>
            </w:del>
          </w:p>
        </w:tc>
        <w:tc>
          <w:tcPr>
            <w:tcW w:w="2890" w:type="dxa"/>
            <w:noWrap/>
            <w:hideMark/>
          </w:tcPr>
          <w:p w14:paraId="4E3EE822" w14:textId="677C91EC" w:rsidR="00A87EBB" w:rsidRPr="00444E7E" w:rsidDel="00592CDC" w:rsidRDefault="00A87EBB" w:rsidP="00A31AE6">
            <w:pPr>
              <w:pStyle w:val="NormalIndent"/>
              <w:rPr>
                <w:del w:id="1533" w:author="Author"/>
              </w:rPr>
            </w:pPr>
            <w:del w:id="1534" w:author="Author">
              <w:r w:rsidRPr="00444E7E" w:rsidDel="00592CDC">
                <w:delText>19.5</w:delText>
              </w:r>
              <w:bookmarkStart w:id="1535" w:name="_Toc453062588"/>
              <w:bookmarkStart w:id="1536" w:name="_Toc455407452"/>
              <w:bookmarkStart w:id="1537" w:name="_Toc455407728"/>
              <w:bookmarkStart w:id="1538" w:name="_Toc455413355"/>
              <w:bookmarkEnd w:id="1535"/>
              <w:bookmarkEnd w:id="1536"/>
              <w:bookmarkEnd w:id="1537"/>
              <w:bookmarkEnd w:id="1538"/>
            </w:del>
          </w:p>
        </w:tc>
        <w:bookmarkStart w:id="1539" w:name="_Toc453062589"/>
        <w:bookmarkStart w:id="1540" w:name="_Toc455407453"/>
        <w:bookmarkStart w:id="1541" w:name="_Toc455407729"/>
        <w:bookmarkStart w:id="1542" w:name="_Toc455413356"/>
        <w:bookmarkEnd w:id="1539"/>
        <w:bookmarkEnd w:id="1540"/>
        <w:bookmarkEnd w:id="1541"/>
        <w:bookmarkEnd w:id="1542"/>
      </w:tr>
      <w:tr w:rsidR="00A87EBB" w:rsidRPr="00444E7E" w:rsidDel="00592CDC" w14:paraId="1E588475" w14:textId="79CD72A7" w:rsidTr="00A31AE6">
        <w:trPr>
          <w:trHeight w:val="228"/>
          <w:del w:id="1543" w:author="Author"/>
        </w:trPr>
        <w:tc>
          <w:tcPr>
            <w:tcW w:w="4315" w:type="dxa"/>
            <w:noWrap/>
            <w:hideMark/>
          </w:tcPr>
          <w:p w14:paraId="15872093" w14:textId="0EBF1E22" w:rsidR="00A87EBB" w:rsidRPr="00444E7E" w:rsidDel="00592CDC" w:rsidRDefault="00A87EBB" w:rsidP="00A31AE6">
            <w:pPr>
              <w:pStyle w:val="NormalIndent"/>
              <w:rPr>
                <w:del w:id="1544" w:author="Author"/>
              </w:rPr>
            </w:pPr>
            <w:del w:id="1545" w:author="Author">
              <w:r w:rsidRPr="00444E7E" w:rsidDel="00592CDC">
                <w:delText>Current (Down stroke)</w:delText>
              </w:r>
              <w:bookmarkStart w:id="1546" w:name="_Toc453062590"/>
              <w:bookmarkStart w:id="1547" w:name="_Toc455407454"/>
              <w:bookmarkStart w:id="1548" w:name="_Toc455407730"/>
              <w:bookmarkStart w:id="1549" w:name="_Toc455413357"/>
              <w:bookmarkEnd w:id="1546"/>
              <w:bookmarkEnd w:id="1547"/>
              <w:bookmarkEnd w:id="1548"/>
              <w:bookmarkEnd w:id="1549"/>
            </w:del>
          </w:p>
        </w:tc>
        <w:tc>
          <w:tcPr>
            <w:tcW w:w="2890" w:type="dxa"/>
            <w:noWrap/>
            <w:hideMark/>
          </w:tcPr>
          <w:p w14:paraId="7BF9739A" w14:textId="54F3B19A" w:rsidR="00A87EBB" w:rsidRPr="00444E7E" w:rsidDel="00592CDC" w:rsidRDefault="00A87EBB" w:rsidP="00A31AE6">
            <w:pPr>
              <w:pStyle w:val="NormalIndent"/>
              <w:rPr>
                <w:del w:id="1550" w:author="Author"/>
              </w:rPr>
            </w:pPr>
            <w:del w:id="1551" w:author="Author">
              <w:r w:rsidRPr="00444E7E" w:rsidDel="00592CDC">
                <w:delText>1.6</w:delText>
              </w:r>
              <w:bookmarkStart w:id="1552" w:name="_Toc453062591"/>
              <w:bookmarkStart w:id="1553" w:name="_Toc455407455"/>
              <w:bookmarkStart w:id="1554" w:name="_Toc455407731"/>
              <w:bookmarkStart w:id="1555" w:name="_Toc455413358"/>
              <w:bookmarkEnd w:id="1552"/>
              <w:bookmarkEnd w:id="1553"/>
              <w:bookmarkEnd w:id="1554"/>
              <w:bookmarkEnd w:id="1555"/>
            </w:del>
          </w:p>
        </w:tc>
        <w:tc>
          <w:tcPr>
            <w:tcW w:w="2890" w:type="dxa"/>
            <w:noWrap/>
            <w:hideMark/>
          </w:tcPr>
          <w:p w14:paraId="2BD4D0BC" w14:textId="23F14414" w:rsidR="00A87EBB" w:rsidRPr="00444E7E" w:rsidDel="00592CDC" w:rsidRDefault="00A87EBB" w:rsidP="00A31AE6">
            <w:pPr>
              <w:pStyle w:val="NormalIndent"/>
              <w:rPr>
                <w:del w:id="1556" w:author="Author"/>
              </w:rPr>
            </w:pPr>
            <w:del w:id="1557" w:author="Author">
              <w:r w:rsidRPr="00444E7E" w:rsidDel="00592CDC">
                <w:delText>1.6</w:delText>
              </w:r>
              <w:bookmarkStart w:id="1558" w:name="_Toc453062592"/>
              <w:bookmarkStart w:id="1559" w:name="_Toc455407456"/>
              <w:bookmarkStart w:id="1560" w:name="_Toc455407732"/>
              <w:bookmarkStart w:id="1561" w:name="_Toc455413359"/>
              <w:bookmarkEnd w:id="1558"/>
              <w:bookmarkEnd w:id="1559"/>
              <w:bookmarkEnd w:id="1560"/>
              <w:bookmarkEnd w:id="1561"/>
            </w:del>
          </w:p>
        </w:tc>
        <w:bookmarkStart w:id="1562" w:name="_Toc453062593"/>
        <w:bookmarkStart w:id="1563" w:name="_Toc455407457"/>
        <w:bookmarkStart w:id="1564" w:name="_Toc455407733"/>
        <w:bookmarkStart w:id="1565" w:name="_Toc455413360"/>
        <w:bookmarkEnd w:id="1562"/>
        <w:bookmarkEnd w:id="1563"/>
        <w:bookmarkEnd w:id="1564"/>
        <w:bookmarkEnd w:id="1565"/>
      </w:tr>
      <w:tr w:rsidR="00A87EBB" w:rsidRPr="00444E7E" w:rsidDel="00592CDC" w14:paraId="0CA86B31" w14:textId="05EB793C" w:rsidTr="00A31AE6">
        <w:trPr>
          <w:trHeight w:val="228"/>
          <w:del w:id="1566" w:author="Author"/>
        </w:trPr>
        <w:tc>
          <w:tcPr>
            <w:tcW w:w="4315" w:type="dxa"/>
            <w:noWrap/>
            <w:hideMark/>
          </w:tcPr>
          <w:p w14:paraId="44DE2CE8" w14:textId="787242BE" w:rsidR="00A87EBB" w:rsidRPr="00444E7E" w:rsidDel="00592CDC" w:rsidRDefault="00A87EBB" w:rsidP="00A31AE6">
            <w:pPr>
              <w:pStyle w:val="NormalIndent"/>
              <w:rPr>
                <w:del w:id="1567" w:author="Author"/>
              </w:rPr>
            </w:pPr>
            <w:del w:id="1568" w:author="Author">
              <w:r w:rsidRPr="00444E7E" w:rsidDel="00592CDC">
                <w:delText>Tide/Storm Surge (Down stroke)</w:delText>
              </w:r>
              <w:bookmarkStart w:id="1569" w:name="_Toc453062594"/>
              <w:bookmarkStart w:id="1570" w:name="_Toc455407458"/>
              <w:bookmarkStart w:id="1571" w:name="_Toc455407734"/>
              <w:bookmarkStart w:id="1572" w:name="_Toc455413361"/>
              <w:bookmarkEnd w:id="1569"/>
              <w:bookmarkEnd w:id="1570"/>
              <w:bookmarkEnd w:id="1571"/>
              <w:bookmarkEnd w:id="1572"/>
            </w:del>
          </w:p>
        </w:tc>
        <w:tc>
          <w:tcPr>
            <w:tcW w:w="2890" w:type="dxa"/>
            <w:noWrap/>
            <w:hideMark/>
          </w:tcPr>
          <w:p w14:paraId="1A6DA729" w14:textId="52775D6C" w:rsidR="00A87EBB" w:rsidRPr="00444E7E" w:rsidDel="00592CDC" w:rsidRDefault="00A87EBB" w:rsidP="00A31AE6">
            <w:pPr>
              <w:pStyle w:val="NormalIndent"/>
              <w:rPr>
                <w:del w:id="1573" w:author="Author"/>
              </w:rPr>
            </w:pPr>
            <w:del w:id="1574" w:author="Author">
              <w:r w:rsidRPr="00444E7E" w:rsidDel="00592CDC">
                <w:delText>3.3</w:delText>
              </w:r>
              <w:bookmarkStart w:id="1575" w:name="_Toc453062595"/>
              <w:bookmarkStart w:id="1576" w:name="_Toc455407459"/>
              <w:bookmarkStart w:id="1577" w:name="_Toc455407735"/>
              <w:bookmarkStart w:id="1578" w:name="_Toc455413362"/>
              <w:bookmarkEnd w:id="1575"/>
              <w:bookmarkEnd w:id="1576"/>
              <w:bookmarkEnd w:id="1577"/>
              <w:bookmarkEnd w:id="1578"/>
            </w:del>
          </w:p>
        </w:tc>
        <w:tc>
          <w:tcPr>
            <w:tcW w:w="2890" w:type="dxa"/>
            <w:noWrap/>
            <w:hideMark/>
          </w:tcPr>
          <w:p w14:paraId="7BB2926D" w14:textId="4847CF60" w:rsidR="00A87EBB" w:rsidRPr="00444E7E" w:rsidDel="00592CDC" w:rsidRDefault="00A87EBB" w:rsidP="00A31AE6">
            <w:pPr>
              <w:pStyle w:val="NormalIndent"/>
              <w:rPr>
                <w:del w:id="1579" w:author="Author"/>
              </w:rPr>
            </w:pPr>
            <w:del w:id="1580" w:author="Author">
              <w:r w:rsidRPr="00444E7E" w:rsidDel="00592CDC">
                <w:delText>3.3</w:delText>
              </w:r>
              <w:bookmarkStart w:id="1581" w:name="_Toc453062596"/>
              <w:bookmarkStart w:id="1582" w:name="_Toc455407460"/>
              <w:bookmarkStart w:id="1583" w:name="_Toc455407736"/>
              <w:bookmarkStart w:id="1584" w:name="_Toc455413363"/>
              <w:bookmarkEnd w:id="1581"/>
              <w:bookmarkEnd w:id="1582"/>
              <w:bookmarkEnd w:id="1583"/>
              <w:bookmarkEnd w:id="1584"/>
            </w:del>
          </w:p>
        </w:tc>
        <w:bookmarkStart w:id="1585" w:name="_Toc453062597"/>
        <w:bookmarkStart w:id="1586" w:name="_Toc455407461"/>
        <w:bookmarkStart w:id="1587" w:name="_Toc455407737"/>
        <w:bookmarkStart w:id="1588" w:name="_Toc455413364"/>
        <w:bookmarkEnd w:id="1585"/>
        <w:bookmarkEnd w:id="1586"/>
        <w:bookmarkEnd w:id="1587"/>
        <w:bookmarkEnd w:id="1588"/>
      </w:tr>
      <w:tr w:rsidR="00A87EBB" w:rsidRPr="00444E7E" w:rsidDel="00592CDC" w14:paraId="3F42305A" w14:textId="73A7FC09" w:rsidTr="00A31AE6">
        <w:trPr>
          <w:trHeight w:val="228"/>
          <w:del w:id="1589" w:author="Author"/>
        </w:trPr>
        <w:tc>
          <w:tcPr>
            <w:tcW w:w="4315" w:type="dxa"/>
            <w:noWrap/>
            <w:hideMark/>
          </w:tcPr>
          <w:p w14:paraId="3424F990" w14:textId="3596A0BB" w:rsidR="00A87EBB" w:rsidRPr="00444E7E" w:rsidDel="00592CDC" w:rsidRDefault="00A87EBB" w:rsidP="00A31AE6">
            <w:pPr>
              <w:pStyle w:val="NormalIndent"/>
              <w:rPr>
                <w:del w:id="1590" w:author="Author"/>
              </w:rPr>
            </w:pPr>
            <w:del w:id="1591" w:author="Author">
              <w:r w:rsidRPr="00444E7E" w:rsidDel="00592CDC">
                <w:delText>Vessel Draft (Down stroke)</w:delText>
              </w:r>
              <w:bookmarkStart w:id="1592" w:name="_Toc453062598"/>
              <w:bookmarkStart w:id="1593" w:name="_Toc455407462"/>
              <w:bookmarkStart w:id="1594" w:name="_Toc455407738"/>
              <w:bookmarkStart w:id="1595" w:name="_Toc455413365"/>
              <w:bookmarkEnd w:id="1592"/>
              <w:bookmarkEnd w:id="1593"/>
              <w:bookmarkEnd w:id="1594"/>
              <w:bookmarkEnd w:id="1595"/>
            </w:del>
          </w:p>
        </w:tc>
        <w:tc>
          <w:tcPr>
            <w:tcW w:w="2890" w:type="dxa"/>
            <w:noWrap/>
            <w:hideMark/>
          </w:tcPr>
          <w:p w14:paraId="0986DD16" w14:textId="6EA0E6AB" w:rsidR="00A87EBB" w:rsidRPr="00444E7E" w:rsidDel="00592CDC" w:rsidRDefault="00A87EBB" w:rsidP="00A31AE6">
            <w:pPr>
              <w:pStyle w:val="NormalIndent"/>
              <w:rPr>
                <w:del w:id="1596" w:author="Author"/>
              </w:rPr>
            </w:pPr>
            <w:del w:id="1597" w:author="Author">
              <w:r w:rsidRPr="00444E7E" w:rsidDel="00592CDC">
                <w:delText>6.6</w:delText>
              </w:r>
              <w:bookmarkStart w:id="1598" w:name="_Toc453062599"/>
              <w:bookmarkStart w:id="1599" w:name="_Toc455407463"/>
              <w:bookmarkStart w:id="1600" w:name="_Toc455407739"/>
              <w:bookmarkStart w:id="1601" w:name="_Toc455413366"/>
              <w:bookmarkEnd w:id="1598"/>
              <w:bookmarkEnd w:id="1599"/>
              <w:bookmarkEnd w:id="1600"/>
              <w:bookmarkEnd w:id="1601"/>
            </w:del>
          </w:p>
        </w:tc>
        <w:tc>
          <w:tcPr>
            <w:tcW w:w="2890" w:type="dxa"/>
            <w:noWrap/>
            <w:hideMark/>
          </w:tcPr>
          <w:p w14:paraId="15DC4B51" w14:textId="2DBE2BED" w:rsidR="00A87EBB" w:rsidRPr="00444E7E" w:rsidDel="00592CDC" w:rsidRDefault="00A87EBB" w:rsidP="00A31AE6">
            <w:pPr>
              <w:pStyle w:val="NormalIndent"/>
              <w:rPr>
                <w:del w:id="1602" w:author="Author"/>
              </w:rPr>
            </w:pPr>
            <w:del w:id="1603" w:author="Author">
              <w:r w:rsidRPr="00444E7E" w:rsidDel="00592CDC">
                <w:delText>6.6</w:delText>
              </w:r>
              <w:bookmarkStart w:id="1604" w:name="_Toc453062600"/>
              <w:bookmarkStart w:id="1605" w:name="_Toc455407464"/>
              <w:bookmarkStart w:id="1606" w:name="_Toc455407740"/>
              <w:bookmarkStart w:id="1607" w:name="_Toc455413367"/>
              <w:bookmarkEnd w:id="1604"/>
              <w:bookmarkEnd w:id="1605"/>
              <w:bookmarkEnd w:id="1606"/>
              <w:bookmarkEnd w:id="1607"/>
            </w:del>
          </w:p>
        </w:tc>
        <w:bookmarkStart w:id="1608" w:name="_Toc453062601"/>
        <w:bookmarkStart w:id="1609" w:name="_Toc455407465"/>
        <w:bookmarkStart w:id="1610" w:name="_Toc455407741"/>
        <w:bookmarkStart w:id="1611" w:name="_Toc455413368"/>
        <w:bookmarkEnd w:id="1608"/>
        <w:bookmarkEnd w:id="1609"/>
        <w:bookmarkEnd w:id="1610"/>
        <w:bookmarkEnd w:id="1611"/>
      </w:tr>
    </w:tbl>
    <w:p w14:paraId="67CC338A" w14:textId="77777777" w:rsidR="007C5058" w:rsidRPr="007C5058" w:rsidRDefault="007C5058" w:rsidP="007C5058">
      <w:pPr>
        <w:pStyle w:val="NormalIndent"/>
      </w:pPr>
      <w:bookmarkStart w:id="1612" w:name="_Toc453062602"/>
      <w:bookmarkStart w:id="1613" w:name="_Toc455407466"/>
      <w:bookmarkStart w:id="1614" w:name="_Toc455407742"/>
      <w:bookmarkEnd w:id="1612"/>
      <w:bookmarkEnd w:id="1613"/>
      <w:bookmarkEnd w:id="1614"/>
    </w:p>
    <w:p w14:paraId="55D95B8E" w14:textId="77777777" w:rsidR="002A6B70" w:rsidRDefault="002A6B70" w:rsidP="002A6B70">
      <w:pPr>
        <w:pStyle w:val="NormalIndent"/>
      </w:pPr>
    </w:p>
    <w:p w14:paraId="0E9A3F7D" w14:textId="77777777" w:rsidR="002A6B70" w:rsidRPr="002A6B70" w:rsidRDefault="002A6B70" w:rsidP="002A6B70">
      <w:pPr>
        <w:pStyle w:val="NormalIndent"/>
      </w:pPr>
    </w:p>
    <w:p w14:paraId="071AFFBA" w14:textId="77777777" w:rsidR="002A6B70" w:rsidRPr="002A6B70" w:rsidDel="00592CDC" w:rsidRDefault="002A6B70" w:rsidP="002A6B70">
      <w:pPr>
        <w:pStyle w:val="NormalIndent"/>
        <w:rPr>
          <w:del w:id="1615" w:author="Author"/>
        </w:rPr>
      </w:pPr>
      <w:bookmarkStart w:id="1616" w:name="_Toc455413370"/>
      <w:bookmarkStart w:id="1617" w:name="_Toc455415005"/>
      <w:bookmarkStart w:id="1618" w:name="_Toc455415071"/>
      <w:bookmarkStart w:id="1619" w:name="_Toc455416026"/>
      <w:bookmarkStart w:id="1620" w:name="_Toc455416093"/>
      <w:bookmarkEnd w:id="1616"/>
      <w:bookmarkEnd w:id="1617"/>
      <w:bookmarkEnd w:id="1618"/>
      <w:bookmarkEnd w:id="1619"/>
      <w:bookmarkEnd w:id="1620"/>
    </w:p>
    <w:p w14:paraId="34544DA6" w14:textId="663A5EC5" w:rsidR="00A87EBB" w:rsidRPr="00444E7E" w:rsidDel="00592CDC" w:rsidRDefault="00A87EBB" w:rsidP="00A87EBB">
      <w:pPr>
        <w:pStyle w:val="NormalIndent"/>
        <w:rPr>
          <w:del w:id="1621" w:author="Author"/>
        </w:rPr>
      </w:pPr>
      <w:bookmarkStart w:id="1622" w:name="_Toc453062603"/>
      <w:bookmarkStart w:id="1623" w:name="_Toc455407467"/>
      <w:bookmarkStart w:id="1624" w:name="_Toc455407743"/>
      <w:bookmarkStart w:id="1625" w:name="_Toc455413371"/>
      <w:bookmarkStart w:id="1626" w:name="_Toc455415006"/>
      <w:bookmarkStart w:id="1627" w:name="_Toc455415072"/>
      <w:bookmarkStart w:id="1628" w:name="_Toc455416027"/>
      <w:bookmarkStart w:id="1629" w:name="_Toc455416094"/>
      <w:bookmarkEnd w:id="1622"/>
      <w:bookmarkEnd w:id="1623"/>
      <w:bookmarkEnd w:id="1624"/>
      <w:bookmarkEnd w:id="1625"/>
      <w:bookmarkEnd w:id="1626"/>
      <w:bookmarkEnd w:id="1627"/>
      <w:bookmarkEnd w:id="1628"/>
      <w:bookmarkEnd w:id="1629"/>
    </w:p>
    <w:p w14:paraId="040630AA" w14:textId="6852A998" w:rsidR="00A87EBB" w:rsidRPr="00444E7E" w:rsidDel="00592CDC" w:rsidRDefault="00A87EBB" w:rsidP="008C7604">
      <w:pPr>
        <w:pStyle w:val="NormalIndent"/>
        <w:rPr>
          <w:del w:id="1630" w:author="Author"/>
          <w:lang w:val="en-US"/>
        </w:rPr>
      </w:pPr>
      <w:bookmarkStart w:id="1631" w:name="_Toc453062604"/>
      <w:bookmarkStart w:id="1632" w:name="_Toc455407468"/>
      <w:bookmarkStart w:id="1633" w:name="_Toc455407744"/>
      <w:bookmarkStart w:id="1634" w:name="_Toc455413372"/>
      <w:bookmarkStart w:id="1635" w:name="_Toc455415007"/>
      <w:bookmarkStart w:id="1636" w:name="_Toc455415073"/>
      <w:bookmarkStart w:id="1637" w:name="_Toc455416028"/>
      <w:bookmarkStart w:id="1638" w:name="_Toc455416095"/>
      <w:bookmarkEnd w:id="1631"/>
      <w:bookmarkEnd w:id="1632"/>
      <w:bookmarkEnd w:id="1633"/>
      <w:bookmarkEnd w:id="1634"/>
      <w:bookmarkEnd w:id="1635"/>
      <w:bookmarkEnd w:id="1636"/>
      <w:bookmarkEnd w:id="1637"/>
      <w:bookmarkEnd w:id="1638"/>
    </w:p>
    <w:p w14:paraId="4D06A476" w14:textId="464119FD" w:rsidR="008C7604" w:rsidRPr="00444E7E" w:rsidDel="00592CDC" w:rsidRDefault="008C7604" w:rsidP="008C7604">
      <w:pPr>
        <w:pStyle w:val="NormalIndent"/>
        <w:rPr>
          <w:del w:id="1639" w:author="Author"/>
          <w:lang w:val="en-US"/>
        </w:rPr>
      </w:pPr>
      <w:bookmarkStart w:id="1640" w:name="_Toc453062605"/>
      <w:bookmarkStart w:id="1641" w:name="_Toc455407469"/>
      <w:bookmarkStart w:id="1642" w:name="_Toc455407745"/>
      <w:bookmarkStart w:id="1643" w:name="_Toc455413373"/>
      <w:bookmarkStart w:id="1644" w:name="_Toc455415008"/>
      <w:bookmarkStart w:id="1645" w:name="_Toc455415074"/>
      <w:bookmarkStart w:id="1646" w:name="_Toc455416029"/>
      <w:bookmarkStart w:id="1647" w:name="_Toc455416096"/>
      <w:bookmarkEnd w:id="1640"/>
      <w:bookmarkEnd w:id="1641"/>
      <w:bookmarkEnd w:id="1642"/>
      <w:bookmarkEnd w:id="1643"/>
      <w:bookmarkEnd w:id="1644"/>
      <w:bookmarkEnd w:id="1645"/>
      <w:bookmarkEnd w:id="1646"/>
      <w:bookmarkEnd w:id="1647"/>
    </w:p>
    <w:p w14:paraId="2CA8E12F" w14:textId="4A8EDCB8" w:rsidR="00C04E60" w:rsidRPr="00444E7E" w:rsidDel="00592CDC" w:rsidRDefault="00C04E60" w:rsidP="008C7604">
      <w:pPr>
        <w:pStyle w:val="NormalIndent"/>
        <w:rPr>
          <w:del w:id="1648" w:author="Author"/>
          <w:lang w:val="en-US"/>
        </w:rPr>
      </w:pPr>
      <w:bookmarkStart w:id="1649" w:name="_Toc453062606"/>
      <w:bookmarkStart w:id="1650" w:name="_Toc455407470"/>
      <w:bookmarkStart w:id="1651" w:name="_Toc455407746"/>
      <w:bookmarkStart w:id="1652" w:name="_Toc455413374"/>
      <w:bookmarkStart w:id="1653" w:name="_Toc455415009"/>
      <w:bookmarkStart w:id="1654" w:name="_Toc455415075"/>
      <w:bookmarkStart w:id="1655" w:name="_Toc455416030"/>
      <w:bookmarkStart w:id="1656" w:name="_Toc455416097"/>
      <w:bookmarkEnd w:id="1649"/>
      <w:bookmarkEnd w:id="1650"/>
      <w:bookmarkEnd w:id="1651"/>
      <w:bookmarkEnd w:id="1652"/>
      <w:bookmarkEnd w:id="1653"/>
      <w:bookmarkEnd w:id="1654"/>
      <w:bookmarkEnd w:id="1655"/>
      <w:bookmarkEnd w:id="1656"/>
    </w:p>
    <w:p w14:paraId="082390AB" w14:textId="7A594442" w:rsidR="007F5011" w:rsidRPr="00444E7E" w:rsidRDefault="007F5011" w:rsidP="00827397">
      <w:pPr>
        <w:pStyle w:val="Heading1"/>
        <w:ind w:left="792" w:hanging="792"/>
        <w:rPr>
          <w:lang w:val="en-US"/>
        </w:rPr>
      </w:pPr>
      <w:bookmarkStart w:id="1657" w:name="_Toc455416098"/>
      <w:r w:rsidRPr="00444E7E">
        <w:rPr>
          <w:lang w:val="en-US"/>
        </w:rPr>
        <w:t>Analysis Methodology</w:t>
      </w:r>
      <w:bookmarkEnd w:id="1657"/>
    </w:p>
    <w:p w14:paraId="70895BB0" w14:textId="77777777" w:rsidR="00B5787F" w:rsidRPr="00444E7E" w:rsidRDefault="00B5787F" w:rsidP="00B5787F">
      <w:pPr>
        <w:shd w:val="clear" w:color="auto" w:fill="FFFFFF"/>
        <w:spacing w:before="100" w:beforeAutospacing="1" w:after="100" w:afterAutospacing="1" w:line="360" w:lineRule="atLeast"/>
        <w:ind w:left="720"/>
        <w:jc w:val="left"/>
        <w:rPr>
          <w:color w:val="000000"/>
          <w:szCs w:val="24"/>
          <w:lang w:val="en-US"/>
        </w:rPr>
      </w:pPr>
      <w:r w:rsidRPr="00444E7E">
        <w:rPr>
          <w:color w:val="000000"/>
          <w:szCs w:val="24"/>
          <w:lang w:val="en-US"/>
        </w:rPr>
        <w:t xml:space="preserve">The analysis methodology used for the mooring analysis is given in this section. </w:t>
      </w:r>
    </w:p>
    <w:p w14:paraId="7A830093" w14:textId="3420E832" w:rsidR="007F5011" w:rsidRPr="00444E7E" w:rsidRDefault="00B5787F" w:rsidP="00B5787F">
      <w:pPr>
        <w:shd w:val="clear" w:color="auto" w:fill="FFFFFF"/>
        <w:spacing w:before="100" w:beforeAutospacing="1" w:after="100" w:afterAutospacing="1" w:line="360" w:lineRule="atLeast"/>
        <w:ind w:left="720"/>
        <w:jc w:val="left"/>
        <w:rPr>
          <w:color w:val="000000"/>
          <w:szCs w:val="24"/>
          <w:lang w:val="en-US"/>
        </w:rPr>
      </w:pPr>
      <w:r w:rsidRPr="00444E7E">
        <w:rPr>
          <w:color w:val="000000"/>
          <w:szCs w:val="24"/>
          <w:lang w:val="en-US"/>
        </w:rPr>
        <w:t xml:space="preserve">The high level general analysis </w:t>
      </w:r>
      <w:r w:rsidR="0008178C" w:rsidRPr="00444E7E">
        <w:rPr>
          <w:color w:val="000000"/>
          <w:szCs w:val="24"/>
          <w:lang w:val="en-US"/>
        </w:rPr>
        <w:t xml:space="preserve">data considered for the analysis </w:t>
      </w:r>
      <w:r w:rsidR="00214FC4" w:rsidRPr="00444E7E">
        <w:rPr>
          <w:color w:val="000000"/>
          <w:szCs w:val="24"/>
          <w:lang w:val="en-US"/>
        </w:rPr>
        <w:t>is given in this section.</w:t>
      </w:r>
      <w:r w:rsidR="002204F7" w:rsidRPr="00444E7E">
        <w:rPr>
          <w:color w:val="000000"/>
          <w:szCs w:val="24"/>
          <w:lang w:val="en-US"/>
        </w:rPr>
        <w:t xml:space="preserve"> This is considered acceptable to determine the vessel offsets and heave motions. </w:t>
      </w:r>
    </w:p>
    <w:p w14:paraId="153AF59F" w14:textId="2C415D59" w:rsidR="00410BE9" w:rsidRPr="00444E7E" w:rsidRDefault="00410BE9" w:rsidP="00B5787F">
      <w:pPr>
        <w:shd w:val="clear" w:color="auto" w:fill="FFFFFF"/>
        <w:spacing w:before="100" w:beforeAutospacing="1" w:after="100" w:afterAutospacing="1" w:line="360" w:lineRule="atLeast"/>
        <w:ind w:left="720"/>
        <w:jc w:val="left"/>
        <w:rPr>
          <w:color w:val="000000"/>
          <w:szCs w:val="24"/>
          <w:lang w:val="en-US"/>
        </w:rPr>
      </w:pPr>
      <w:r w:rsidRPr="00444E7E">
        <w:rPr>
          <w:color w:val="000000"/>
          <w:szCs w:val="24"/>
          <w:lang w:val="en-US"/>
        </w:rPr>
        <w:t>To account for 2</w:t>
      </w:r>
      <w:r w:rsidRPr="00444E7E">
        <w:rPr>
          <w:color w:val="000000"/>
          <w:szCs w:val="24"/>
          <w:vertAlign w:val="superscript"/>
          <w:lang w:val="en-US"/>
        </w:rPr>
        <w:t>nd</w:t>
      </w:r>
      <w:r w:rsidRPr="00444E7E">
        <w:rPr>
          <w:color w:val="000000"/>
          <w:szCs w:val="24"/>
          <w:lang w:val="en-US"/>
        </w:rPr>
        <w:t xml:space="preserve"> order dynamic motions, a dynamic factor of 1.2 will be used for the vessel offset</w:t>
      </w:r>
      <w:r w:rsidR="0067408A" w:rsidRPr="00444E7E">
        <w:rPr>
          <w:color w:val="000000"/>
          <w:szCs w:val="24"/>
          <w:lang w:val="en-US"/>
        </w:rPr>
        <w:t xml:space="preserve"> (and subsequent stroke contribution)</w:t>
      </w:r>
      <w:r w:rsidRPr="00444E7E">
        <w:rPr>
          <w:color w:val="000000"/>
          <w:szCs w:val="24"/>
          <w:lang w:val="en-US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71"/>
        <w:gridCol w:w="3074"/>
        <w:gridCol w:w="3089"/>
      </w:tblGrid>
      <w:tr w:rsidR="00214FC4" w:rsidRPr="00444E7E" w14:paraId="2954CFF3" w14:textId="77777777" w:rsidTr="00214FC4">
        <w:tc>
          <w:tcPr>
            <w:tcW w:w="3318" w:type="dxa"/>
          </w:tcPr>
          <w:p w14:paraId="2CF8FCA0" w14:textId="75CF2238" w:rsidR="00214FC4" w:rsidRPr="00444E7E" w:rsidRDefault="0079146C" w:rsidP="00B5787F">
            <w:pPr>
              <w:spacing w:before="100" w:beforeAutospacing="1" w:after="100" w:afterAutospacing="1" w:line="360" w:lineRule="atLeast"/>
              <w:jc w:val="left"/>
              <w:rPr>
                <w:b/>
                <w:color w:val="000000"/>
                <w:szCs w:val="24"/>
                <w:lang w:val="en-US"/>
              </w:rPr>
            </w:pPr>
            <w:r w:rsidRPr="00444E7E">
              <w:rPr>
                <w:b/>
                <w:color w:val="000000"/>
                <w:szCs w:val="24"/>
                <w:lang w:val="en-US"/>
              </w:rPr>
              <w:t>Phenomenon</w:t>
            </w:r>
          </w:p>
        </w:tc>
        <w:tc>
          <w:tcPr>
            <w:tcW w:w="3318" w:type="dxa"/>
          </w:tcPr>
          <w:p w14:paraId="67005C71" w14:textId="13E4F6A4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b/>
                <w:color w:val="000000"/>
                <w:szCs w:val="24"/>
                <w:lang w:val="en-US"/>
              </w:rPr>
            </w:pPr>
            <w:r w:rsidRPr="00444E7E">
              <w:rPr>
                <w:b/>
                <w:color w:val="000000"/>
                <w:szCs w:val="24"/>
                <w:lang w:val="en-US"/>
              </w:rPr>
              <w:t>Limitation</w:t>
            </w:r>
          </w:p>
        </w:tc>
        <w:tc>
          <w:tcPr>
            <w:tcW w:w="3318" w:type="dxa"/>
          </w:tcPr>
          <w:p w14:paraId="13E73E7C" w14:textId="409218F1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b/>
                <w:color w:val="000000"/>
                <w:szCs w:val="24"/>
                <w:lang w:val="en-US"/>
              </w:rPr>
            </w:pPr>
            <w:r w:rsidRPr="00444E7E">
              <w:rPr>
                <w:b/>
                <w:color w:val="000000"/>
                <w:szCs w:val="24"/>
                <w:lang w:val="en-US"/>
              </w:rPr>
              <w:t>Analysis Consideration</w:t>
            </w:r>
          </w:p>
        </w:tc>
      </w:tr>
      <w:tr w:rsidR="00214FC4" w:rsidRPr="00444E7E" w14:paraId="1F58D01C" w14:textId="77777777" w:rsidTr="00214FC4">
        <w:tc>
          <w:tcPr>
            <w:tcW w:w="3318" w:type="dxa"/>
          </w:tcPr>
          <w:p w14:paraId="35BA59E5" w14:textId="1F00CAC7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Wind and Current forces</w:t>
            </w:r>
          </w:p>
        </w:tc>
        <w:tc>
          <w:tcPr>
            <w:tcW w:w="3318" w:type="dxa"/>
          </w:tcPr>
          <w:p w14:paraId="49177E02" w14:textId="69EB5C3F" w:rsidR="00214FC4" w:rsidRPr="00444E7E" w:rsidRDefault="002204F7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Force coefficients</w:t>
            </w:r>
          </w:p>
        </w:tc>
        <w:tc>
          <w:tcPr>
            <w:tcW w:w="3318" w:type="dxa"/>
          </w:tcPr>
          <w:p w14:paraId="2549E812" w14:textId="7F27B8BE" w:rsidR="00214FC4" w:rsidRPr="00444E7E" w:rsidRDefault="00F5006D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Yes</w:t>
            </w:r>
          </w:p>
        </w:tc>
      </w:tr>
      <w:tr w:rsidR="00214FC4" w:rsidRPr="00444E7E" w14:paraId="501CC4DB" w14:textId="77777777" w:rsidTr="00214FC4">
        <w:tc>
          <w:tcPr>
            <w:tcW w:w="3318" w:type="dxa"/>
          </w:tcPr>
          <w:p w14:paraId="2D348648" w14:textId="27B9956A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lastRenderedPageBreak/>
              <w:t>2</w:t>
            </w:r>
            <w:r w:rsidRPr="00444E7E">
              <w:rPr>
                <w:color w:val="000000"/>
                <w:szCs w:val="24"/>
                <w:vertAlign w:val="superscript"/>
                <w:lang w:val="en-US"/>
              </w:rPr>
              <w:t>nd</w:t>
            </w:r>
            <w:r w:rsidRPr="00444E7E">
              <w:rPr>
                <w:color w:val="000000"/>
                <w:szCs w:val="24"/>
                <w:lang w:val="en-US"/>
              </w:rPr>
              <w:t xml:space="preserve"> order dynamic motions</w:t>
            </w:r>
          </w:p>
        </w:tc>
        <w:tc>
          <w:tcPr>
            <w:tcW w:w="3318" w:type="dxa"/>
          </w:tcPr>
          <w:p w14:paraId="53105644" w14:textId="077B99F9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 xml:space="preserve">Load RAOs &amp; </w:t>
            </w:r>
            <w:r w:rsidR="00B60F84" w:rsidRPr="00444E7E">
              <w:rPr>
                <w:color w:val="000000"/>
                <w:szCs w:val="24"/>
                <w:lang w:val="en-US"/>
              </w:rPr>
              <w:t>added mass/</w:t>
            </w:r>
            <w:r w:rsidRPr="00444E7E">
              <w:rPr>
                <w:color w:val="000000"/>
                <w:szCs w:val="24"/>
                <w:lang w:val="en-US"/>
              </w:rPr>
              <w:t xml:space="preserve">stiffness coefficients </w:t>
            </w:r>
            <w:r w:rsidR="00B60F84" w:rsidRPr="00444E7E">
              <w:rPr>
                <w:color w:val="000000"/>
                <w:szCs w:val="24"/>
                <w:lang w:val="en-US"/>
              </w:rPr>
              <w:t>not available</w:t>
            </w:r>
          </w:p>
        </w:tc>
        <w:tc>
          <w:tcPr>
            <w:tcW w:w="3318" w:type="dxa"/>
          </w:tcPr>
          <w:p w14:paraId="34CA4DF0" w14:textId="15A5C78C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No</w:t>
            </w:r>
          </w:p>
        </w:tc>
      </w:tr>
      <w:tr w:rsidR="00214FC4" w:rsidRPr="00444E7E" w14:paraId="402402F4" w14:textId="77777777" w:rsidTr="00214FC4">
        <w:tc>
          <w:tcPr>
            <w:tcW w:w="3318" w:type="dxa"/>
          </w:tcPr>
          <w:p w14:paraId="7AB8E923" w14:textId="08411A6B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1</w:t>
            </w:r>
            <w:r w:rsidRPr="00444E7E">
              <w:rPr>
                <w:color w:val="000000"/>
                <w:szCs w:val="24"/>
                <w:vertAlign w:val="superscript"/>
                <w:lang w:val="en-US"/>
              </w:rPr>
              <w:t>st</w:t>
            </w:r>
            <w:r w:rsidRPr="00444E7E">
              <w:rPr>
                <w:color w:val="000000"/>
                <w:szCs w:val="24"/>
                <w:lang w:val="en-US"/>
              </w:rPr>
              <w:t xml:space="preserve"> order motions</w:t>
            </w:r>
          </w:p>
        </w:tc>
        <w:tc>
          <w:tcPr>
            <w:tcW w:w="3318" w:type="dxa"/>
          </w:tcPr>
          <w:p w14:paraId="22D4CCEB" w14:textId="33F3EB56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Motion RAOs available</w:t>
            </w:r>
          </w:p>
        </w:tc>
        <w:tc>
          <w:tcPr>
            <w:tcW w:w="3318" w:type="dxa"/>
          </w:tcPr>
          <w:p w14:paraId="58C607BF" w14:textId="449F20C9" w:rsidR="00214FC4" w:rsidRPr="00444E7E" w:rsidRDefault="00214FC4" w:rsidP="00B5787F">
            <w:pPr>
              <w:spacing w:before="100" w:beforeAutospacing="1" w:after="100" w:afterAutospacing="1" w:line="360" w:lineRule="atLeast"/>
              <w:jc w:val="left"/>
              <w:rPr>
                <w:color w:val="000000"/>
                <w:szCs w:val="24"/>
                <w:lang w:val="en-US"/>
              </w:rPr>
            </w:pPr>
            <w:r w:rsidRPr="00444E7E">
              <w:rPr>
                <w:color w:val="000000"/>
                <w:szCs w:val="24"/>
                <w:lang w:val="en-US"/>
              </w:rPr>
              <w:t>Yes</w:t>
            </w:r>
          </w:p>
        </w:tc>
      </w:tr>
    </w:tbl>
    <w:p w14:paraId="4839F492" w14:textId="0698FC4A" w:rsidR="00214FC4" w:rsidRPr="00444E7E" w:rsidRDefault="00133954" w:rsidP="00133954">
      <w:pPr>
        <w:pStyle w:val="Caption"/>
        <w:rPr>
          <w:color w:val="000000"/>
          <w:szCs w:val="24"/>
          <w:lang w:val="en-US"/>
        </w:rPr>
      </w:pPr>
      <w:r w:rsidRPr="00444E7E">
        <w:t xml:space="preserve">Table </w:t>
      </w:r>
      <w:r w:rsidRPr="00444E7E">
        <w:fldChar w:fldCharType="begin"/>
      </w:r>
      <w:r w:rsidRPr="00444E7E">
        <w:instrText xml:space="preserve"> SEQ Table \* ARABIC </w:instrText>
      </w:r>
      <w:r w:rsidRPr="00444E7E">
        <w:fldChar w:fldCharType="separate"/>
      </w:r>
      <w:ins w:id="1658" w:author="Author">
        <w:r w:rsidR="00611D6E">
          <w:rPr>
            <w:noProof/>
          </w:rPr>
          <w:t>6</w:t>
        </w:r>
      </w:ins>
      <w:del w:id="1659" w:author="Author">
        <w:r w:rsidR="00AC74D7" w:rsidRPr="00444E7E" w:rsidDel="00611D6E">
          <w:rPr>
            <w:noProof/>
          </w:rPr>
          <w:delText>4</w:delText>
        </w:r>
      </w:del>
      <w:r w:rsidRPr="00444E7E">
        <w:fldChar w:fldCharType="end"/>
      </w:r>
      <w:r w:rsidRPr="00444E7E">
        <w:t xml:space="preserve"> </w:t>
      </w:r>
      <w:r w:rsidR="00A72B42" w:rsidRPr="00444E7E">
        <w:t>–</w:t>
      </w:r>
      <w:r w:rsidRPr="00444E7E">
        <w:t xml:space="preserve"> </w:t>
      </w:r>
      <w:r w:rsidR="00A72B42" w:rsidRPr="00444E7E">
        <w:t>High Level Analysis Methodology</w:t>
      </w:r>
    </w:p>
    <w:p w14:paraId="7ADF8173" w14:textId="77777777" w:rsidR="00CA7139" w:rsidRPr="00444E7E" w:rsidRDefault="00CA7139" w:rsidP="00F67658">
      <w:pPr>
        <w:pStyle w:val="NormalIndent"/>
      </w:pPr>
    </w:p>
    <w:p w14:paraId="1AF7783A" w14:textId="59F921EF" w:rsidR="00E37C98" w:rsidRPr="00444E7E" w:rsidDel="000E3214" w:rsidRDefault="00E37C98" w:rsidP="00F67658">
      <w:pPr>
        <w:pStyle w:val="NormalIndent"/>
        <w:rPr>
          <w:del w:id="1660" w:author="Author"/>
        </w:rPr>
      </w:pPr>
      <w:bookmarkStart w:id="1661" w:name="_Toc453062608"/>
      <w:bookmarkStart w:id="1662" w:name="_Toc455407472"/>
      <w:bookmarkStart w:id="1663" w:name="_Toc455407748"/>
      <w:bookmarkStart w:id="1664" w:name="_Toc455413376"/>
      <w:bookmarkStart w:id="1665" w:name="_Toc455415011"/>
      <w:bookmarkStart w:id="1666" w:name="_Toc455415077"/>
      <w:bookmarkStart w:id="1667" w:name="_Toc455416032"/>
      <w:bookmarkStart w:id="1668" w:name="_Toc455416099"/>
      <w:bookmarkEnd w:id="1661"/>
      <w:bookmarkEnd w:id="1662"/>
      <w:bookmarkEnd w:id="1663"/>
      <w:bookmarkEnd w:id="1664"/>
      <w:bookmarkEnd w:id="1665"/>
      <w:bookmarkEnd w:id="1666"/>
      <w:bookmarkEnd w:id="1667"/>
      <w:bookmarkEnd w:id="1668"/>
    </w:p>
    <w:p w14:paraId="22CC16EC" w14:textId="798101E3" w:rsidR="00E37C98" w:rsidRPr="00444E7E" w:rsidDel="000E3214" w:rsidRDefault="00E37C98" w:rsidP="00F67658">
      <w:pPr>
        <w:pStyle w:val="NormalIndent"/>
        <w:rPr>
          <w:del w:id="1669" w:author="Author"/>
        </w:rPr>
      </w:pPr>
      <w:bookmarkStart w:id="1670" w:name="_Toc453062609"/>
      <w:bookmarkStart w:id="1671" w:name="_Toc455407473"/>
      <w:bookmarkStart w:id="1672" w:name="_Toc455407749"/>
      <w:bookmarkStart w:id="1673" w:name="_Toc455413377"/>
      <w:bookmarkStart w:id="1674" w:name="_Toc455415012"/>
      <w:bookmarkStart w:id="1675" w:name="_Toc455415078"/>
      <w:bookmarkStart w:id="1676" w:name="_Toc455416033"/>
      <w:bookmarkStart w:id="1677" w:name="_Toc455416100"/>
      <w:bookmarkEnd w:id="1670"/>
      <w:bookmarkEnd w:id="1671"/>
      <w:bookmarkEnd w:id="1672"/>
      <w:bookmarkEnd w:id="1673"/>
      <w:bookmarkEnd w:id="1674"/>
      <w:bookmarkEnd w:id="1675"/>
      <w:bookmarkEnd w:id="1676"/>
      <w:bookmarkEnd w:id="1677"/>
    </w:p>
    <w:p w14:paraId="0A982B03" w14:textId="65326928" w:rsidR="00E37C98" w:rsidRPr="00444E7E" w:rsidDel="000E3214" w:rsidRDefault="00E37C98" w:rsidP="00F67658">
      <w:pPr>
        <w:pStyle w:val="NormalIndent"/>
        <w:rPr>
          <w:del w:id="1678" w:author="Author"/>
        </w:rPr>
      </w:pPr>
      <w:bookmarkStart w:id="1679" w:name="_Toc453062610"/>
      <w:bookmarkStart w:id="1680" w:name="_Toc455407474"/>
      <w:bookmarkStart w:id="1681" w:name="_Toc455407750"/>
      <w:bookmarkStart w:id="1682" w:name="_Toc455413378"/>
      <w:bookmarkStart w:id="1683" w:name="_Toc455415013"/>
      <w:bookmarkStart w:id="1684" w:name="_Toc455415079"/>
      <w:bookmarkStart w:id="1685" w:name="_Toc455416034"/>
      <w:bookmarkStart w:id="1686" w:name="_Toc455416101"/>
      <w:bookmarkEnd w:id="1679"/>
      <w:bookmarkEnd w:id="1680"/>
      <w:bookmarkEnd w:id="1681"/>
      <w:bookmarkEnd w:id="1682"/>
      <w:bookmarkEnd w:id="1683"/>
      <w:bookmarkEnd w:id="1684"/>
      <w:bookmarkEnd w:id="1685"/>
      <w:bookmarkEnd w:id="1686"/>
    </w:p>
    <w:p w14:paraId="6B762411" w14:textId="40B5FD73" w:rsidR="00CA7139" w:rsidRPr="00444E7E" w:rsidRDefault="00CA7139" w:rsidP="006F28BB">
      <w:pPr>
        <w:pStyle w:val="Heading2"/>
      </w:pPr>
      <w:bookmarkStart w:id="1687" w:name="_Toc455416102"/>
      <w:r w:rsidRPr="00444E7E">
        <w:t>Design Criteria</w:t>
      </w:r>
      <w:bookmarkEnd w:id="1687"/>
    </w:p>
    <w:p w14:paraId="64487845" w14:textId="77777777" w:rsidR="00CA7139" w:rsidRPr="00444E7E" w:rsidRDefault="00CA7139" w:rsidP="00F67658">
      <w:pPr>
        <w:pStyle w:val="NormalIndent"/>
      </w:pPr>
    </w:p>
    <w:p w14:paraId="13B313F5" w14:textId="77777777" w:rsidR="00C37538" w:rsidRPr="00444E7E" w:rsidRDefault="00C37538" w:rsidP="00F67658">
      <w:pPr>
        <w:pStyle w:val="NormalIndent"/>
      </w:pPr>
    </w:p>
    <w:p w14:paraId="0AB6CC50" w14:textId="77777777" w:rsidR="00E37C98" w:rsidRPr="00444E7E" w:rsidRDefault="00E37C98" w:rsidP="00F67658">
      <w:pPr>
        <w:pStyle w:val="NormalIndent"/>
      </w:pPr>
    </w:p>
    <w:p w14:paraId="21C8D1B6" w14:textId="77777777" w:rsidR="00E37C98" w:rsidRPr="00444E7E" w:rsidRDefault="00E37C98" w:rsidP="00F67658">
      <w:pPr>
        <w:pStyle w:val="NormalIndent"/>
      </w:pPr>
    </w:p>
    <w:p w14:paraId="3021F2E2" w14:textId="77777777" w:rsidR="00E37C98" w:rsidRPr="00444E7E" w:rsidRDefault="00E37C98" w:rsidP="00F67658">
      <w:pPr>
        <w:pStyle w:val="NormalIndent"/>
      </w:pPr>
    </w:p>
    <w:p w14:paraId="47474178" w14:textId="6BA7A265" w:rsidR="00F67658" w:rsidRPr="00444E7E" w:rsidRDefault="00F67658" w:rsidP="006F28BB">
      <w:pPr>
        <w:pStyle w:val="Heading3"/>
      </w:pPr>
      <w:bookmarkStart w:id="1688" w:name="_Toc455416103"/>
      <w:r w:rsidRPr="00444E7E">
        <w:t xml:space="preserve">Tension </w:t>
      </w:r>
      <w:r w:rsidR="00942A99" w:rsidRPr="00444E7E">
        <w:t>S</w:t>
      </w:r>
      <w:r w:rsidRPr="00444E7E">
        <w:t xml:space="preserve">afety </w:t>
      </w:r>
      <w:r w:rsidR="00942A99" w:rsidRPr="00444E7E">
        <w:t>F</w:t>
      </w:r>
      <w:r w:rsidRPr="00444E7E">
        <w:t>actors</w:t>
      </w:r>
      <w:bookmarkEnd w:id="1688"/>
    </w:p>
    <w:p w14:paraId="73A413FF" w14:textId="77777777" w:rsidR="00AA535C" w:rsidRPr="00444E7E" w:rsidRDefault="00AA535C" w:rsidP="00F67658">
      <w:pPr>
        <w:pStyle w:val="NormalIndent"/>
      </w:pPr>
      <w:r w:rsidRPr="00444E7E">
        <w:t>Mooring pretension: 30% of breaking load to avoid wearing of the mooring wire rope</w:t>
      </w:r>
    </w:p>
    <w:p w14:paraId="32D090F1" w14:textId="77777777" w:rsidR="00AA535C" w:rsidRPr="00444E7E" w:rsidRDefault="00AA535C" w:rsidP="00F67658">
      <w:pPr>
        <w:pStyle w:val="NormalIndent"/>
      </w:pPr>
    </w:p>
    <w:p w14:paraId="49C02DA2" w14:textId="464F4EFC" w:rsidR="006F28BB" w:rsidRPr="00444E7E" w:rsidRDefault="008F0DFD" w:rsidP="00F67658">
      <w:pPr>
        <w:pStyle w:val="NormalIndent"/>
      </w:pPr>
      <w:r w:rsidRPr="00444E7E">
        <w:t xml:space="preserve">??? </w:t>
      </w:r>
      <w:proofErr w:type="gramStart"/>
      <w:r w:rsidRPr="00444E7E">
        <w:t>1 :</w:t>
      </w:r>
      <w:proofErr w:type="gramEnd"/>
      <w:r w:rsidRPr="00444E7E">
        <w:t xml:space="preserve"> </w:t>
      </w:r>
      <w:r w:rsidR="00570B3B" w:rsidRPr="00444E7E">
        <w:t>2</w:t>
      </w:r>
      <w:r w:rsidRPr="00444E7E">
        <w:t xml:space="preserve"> for the MBL?</w:t>
      </w:r>
      <w:r w:rsidR="00570B3B" w:rsidRPr="00444E7E">
        <w:t>(should be confirmed)</w:t>
      </w:r>
    </w:p>
    <w:p w14:paraId="6CA37AAA" w14:textId="77777777" w:rsidR="006F28BB" w:rsidRPr="00444E7E" w:rsidRDefault="006F28BB" w:rsidP="00F67658">
      <w:pPr>
        <w:pStyle w:val="NormalIndent"/>
      </w:pPr>
    </w:p>
    <w:p w14:paraId="13A76506" w14:textId="4041062C" w:rsidR="00F67658" w:rsidRPr="00444E7E" w:rsidRDefault="00F67658" w:rsidP="006F28BB">
      <w:pPr>
        <w:pStyle w:val="Heading3"/>
      </w:pPr>
      <w:bookmarkStart w:id="1689" w:name="_Toc455416104"/>
      <w:r w:rsidRPr="00444E7E">
        <w:t xml:space="preserve">Anchor </w:t>
      </w:r>
      <w:r w:rsidR="00942A99" w:rsidRPr="00444E7E">
        <w:t>U</w:t>
      </w:r>
      <w:r w:rsidRPr="00444E7E">
        <w:t xml:space="preserve">plift </w:t>
      </w:r>
      <w:r w:rsidR="00942A99" w:rsidRPr="00444E7E">
        <w:t>A</w:t>
      </w:r>
      <w:r w:rsidRPr="00444E7E">
        <w:t>ngles</w:t>
      </w:r>
      <w:bookmarkEnd w:id="1689"/>
    </w:p>
    <w:p w14:paraId="4BA3D9DC" w14:textId="77777777" w:rsidR="008A0FA4" w:rsidRPr="00444E7E" w:rsidRDefault="008A0FA4" w:rsidP="008A0FA4">
      <w:pPr>
        <w:pStyle w:val="NormalIndent"/>
      </w:pPr>
      <w:r w:rsidRPr="00444E7E">
        <w:t>Tension safety factors</w:t>
      </w:r>
    </w:p>
    <w:p w14:paraId="67E9BA51" w14:textId="77777777" w:rsidR="008A0FA4" w:rsidRPr="00444E7E" w:rsidRDefault="008A0FA4" w:rsidP="008A0FA4">
      <w:pPr>
        <w:pStyle w:val="NormalIndent"/>
      </w:pPr>
      <w:r w:rsidRPr="00444E7E">
        <w:t>Anchor uplift angles</w:t>
      </w:r>
    </w:p>
    <w:p w14:paraId="0C9D96C3" w14:textId="07268981" w:rsidR="008A0FA4" w:rsidRPr="00444E7E" w:rsidRDefault="008A0FA4" w:rsidP="008A0FA4">
      <w:pPr>
        <w:pStyle w:val="NormalIndent"/>
      </w:pPr>
      <w:r w:rsidRPr="00444E7E">
        <w:t xml:space="preserve">L:\O&amp;G\By Topic\Mooring\STA MRE </w:t>
      </w:r>
      <w:r w:rsidR="00636DCA" w:rsidRPr="00444E7E">
        <w:t>Research</w:t>
      </w:r>
      <w:r w:rsidRPr="00444E7E">
        <w:t>\Codes\API RP 2SK 3rd Ed (2005) Stationkeeping.pdf</w:t>
      </w:r>
    </w:p>
    <w:p w14:paraId="14AD6872" w14:textId="77777777" w:rsidR="008A0FA4" w:rsidRPr="00444E7E" w:rsidRDefault="008A0FA4" w:rsidP="008A0FA4">
      <w:pPr>
        <w:pStyle w:val="NormalIndent"/>
      </w:pPr>
      <w:r w:rsidRPr="00444E7E">
        <w:t>Polyester /Synthetic ropes:</w:t>
      </w:r>
    </w:p>
    <w:p w14:paraId="5B8C9A54" w14:textId="5C12F0E8" w:rsidR="008A0FA4" w:rsidRPr="00444E7E" w:rsidRDefault="008A0FA4" w:rsidP="008A0FA4">
      <w:pPr>
        <w:pStyle w:val="NormalIndent"/>
      </w:pPr>
      <w:r w:rsidRPr="00444E7E">
        <w:t xml:space="preserve">L:\O&amp;G\By Topic\Mooring\STA MRE </w:t>
      </w:r>
      <w:r w:rsidR="00636DCA" w:rsidRPr="00444E7E">
        <w:t>Re</w:t>
      </w:r>
      <w:r w:rsidRPr="00444E7E">
        <w:t xml:space="preserve">search\Codes\API RP 2SM 1st Ed &amp; Addendum (2001 &amp; 2007) Synthetic </w:t>
      </w:r>
      <w:r w:rsidR="00636DCA" w:rsidRPr="00444E7E">
        <w:t>Fibre</w:t>
      </w:r>
      <w:r w:rsidRPr="00444E7E">
        <w:t xml:space="preserve"> Ropes for Mooring.pdf</w:t>
      </w:r>
    </w:p>
    <w:p w14:paraId="12143C24" w14:textId="518A8F2F" w:rsidR="00942A99" w:rsidRPr="00444E7E" w:rsidRDefault="00942A99" w:rsidP="00942A99">
      <w:pPr>
        <w:pStyle w:val="NormalIndent"/>
      </w:pPr>
    </w:p>
    <w:p w14:paraId="65498171" w14:textId="4597B813" w:rsidR="008F0DFD" w:rsidRPr="00444E7E" w:rsidDel="000E3214" w:rsidRDefault="008F0DFD" w:rsidP="00942A99">
      <w:pPr>
        <w:pStyle w:val="NormalIndent"/>
        <w:rPr>
          <w:del w:id="1690" w:author="Author"/>
        </w:rPr>
      </w:pPr>
      <w:bookmarkStart w:id="1691" w:name="_Toc453062614"/>
      <w:bookmarkStart w:id="1692" w:name="_Toc455407478"/>
      <w:bookmarkStart w:id="1693" w:name="_Toc455407754"/>
      <w:bookmarkStart w:id="1694" w:name="_Toc455413382"/>
      <w:bookmarkStart w:id="1695" w:name="_Toc455415017"/>
      <w:bookmarkStart w:id="1696" w:name="_Toc455415083"/>
      <w:bookmarkStart w:id="1697" w:name="_Toc455416038"/>
      <w:bookmarkStart w:id="1698" w:name="_Toc455416105"/>
      <w:bookmarkEnd w:id="1691"/>
      <w:bookmarkEnd w:id="1692"/>
      <w:bookmarkEnd w:id="1693"/>
      <w:bookmarkEnd w:id="1694"/>
      <w:bookmarkEnd w:id="1695"/>
      <w:bookmarkEnd w:id="1696"/>
      <w:bookmarkEnd w:id="1697"/>
      <w:bookmarkEnd w:id="1698"/>
    </w:p>
    <w:p w14:paraId="6D9E08E7" w14:textId="695AE38C" w:rsidR="00942A99" w:rsidRPr="00444E7E" w:rsidRDefault="00942A99" w:rsidP="006A02E9">
      <w:pPr>
        <w:pStyle w:val="Heading3"/>
      </w:pPr>
      <w:bookmarkStart w:id="1699" w:name="_Toc455416106"/>
      <w:r w:rsidRPr="00444E7E">
        <w:t>Configuration Criteria</w:t>
      </w:r>
      <w:bookmarkEnd w:id="1699"/>
    </w:p>
    <w:p w14:paraId="3C66E12A" w14:textId="386DAA81" w:rsidR="0014671F" w:rsidRPr="00444E7E" w:rsidRDefault="0014671F" w:rsidP="0014671F">
      <w:pPr>
        <w:pStyle w:val="NormalIndent"/>
        <w:rPr>
          <w:b/>
        </w:rPr>
      </w:pPr>
      <w:r w:rsidRPr="00444E7E">
        <w:rPr>
          <w:b/>
        </w:rPr>
        <w:t>Mooring system configuration</w:t>
      </w:r>
    </w:p>
    <w:p w14:paraId="51521514" w14:textId="77777777" w:rsidR="00BB26E5" w:rsidRPr="00444E7E" w:rsidRDefault="00FB789A" w:rsidP="0014671F">
      <w:pPr>
        <w:pStyle w:val="NormalIndent"/>
        <w:numPr>
          <w:ilvl w:val="1"/>
          <w:numId w:val="26"/>
        </w:numPr>
        <w:rPr>
          <w:lang w:val="en-IN"/>
        </w:rPr>
      </w:pPr>
      <w:r w:rsidRPr="00444E7E">
        <w:rPr>
          <w:lang w:val="en-IN"/>
        </w:rPr>
        <w:t xml:space="preserve">The mooring system consists of four groups. </w:t>
      </w:r>
    </w:p>
    <w:p w14:paraId="54FF7A1B" w14:textId="77777777" w:rsidR="00BB26E5" w:rsidRPr="00444E7E" w:rsidRDefault="00FB789A" w:rsidP="0014671F">
      <w:pPr>
        <w:pStyle w:val="NormalIndent"/>
        <w:numPr>
          <w:ilvl w:val="1"/>
          <w:numId w:val="26"/>
        </w:numPr>
        <w:rPr>
          <w:lang w:val="en-IN"/>
        </w:rPr>
      </w:pPr>
      <w:r w:rsidRPr="00444E7E">
        <w:rPr>
          <w:lang w:val="en-IN"/>
        </w:rPr>
        <w:t xml:space="preserve">80 </w:t>
      </w:r>
      <w:proofErr w:type="spellStart"/>
      <w:r w:rsidRPr="00444E7E">
        <w:rPr>
          <w:lang w:val="en-IN"/>
        </w:rPr>
        <w:t>deg</w:t>
      </w:r>
      <w:proofErr w:type="spellEnd"/>
      <w:r w:rsidRPr="00444E7E">
        <w:rPr>
          <w:lang w:val="en-IN"/>
        </w:rPr>
        <w:t xml:space="preserve">, 100 </w:t>
      </w:r>
      <w:proofErr w:type="spellStart"/>
      <w:r w:rsidRPr="00444E7E">
        <w:rPr>
          <w:lang w:val="en-IN"/>
        </w:rPr>
        <w:t>deg</w:t>
      </w:r>
      <w:proofErr w:type="spellEnd"/>
      <w:r w:rsidRPr="00444E7E">
        <w:rPr>
          <w:lang w:val="en-IN"/>
        </w:rPr>
        <w:t xml:space="preserve">, 80 </w:t>
      </w:r>
      <w:proofErr w:type="spellStart"/>
      <w:r w:rsidRPr="00444E7E">
        <w:rPr>
          <w:lang w:val="en-IN"/>
        </w:rPr>
        <w:t>deg</w:t>
      </w:r>
      <w:proofErr w:type="spellEnd"/>
      <w:r w:rsidRPr="00444E7E">
        <w:rPr>
          <w:lang w:val="en-IN"/>
        </w:rPr>
        <w:t xml:space="preserve">, 100 </w:t>
      </w:r>
      <w:proofErr w:type="spellStart"/>
      <w:r w:rsidRPr="00444E7E">
        <w:rPr>
          <w:lang w:val="en-IN"/>
        </w:rPr>
        <w:t>deg</w:t>
      </w:r>
      <w:proofErr w:type="spellEnd"/>
      <w:r w:rsidRPr="00444E7E">
        <w:rPr>
          <w:lang w:val="en-IN"/>
        </w:rPr>
        <w:t xml:space="preserve"> used between groups to have similar response in both surge and sway directions for 45 </w:t>
      </w:r>
      <w:proofErr w:type="spellStart"/>
      <w:r w:rsidRPr="00444E7E">
        <w:rPr>
          <w:lang w:val="en-IN"/>
        </w:rPr>
        <w:t>deg</w:t>
      </w:r>
      <w:proofErr w:type="spellEnd"/>
      <w:r w:rsidRPr="00444E7E">
        <w:rPr>
          <w:lang w:val="en-IN"/>
        </w:rPr>
        <w:t xml:space="preserve"> environmental loading direction.</w:t>
      </w:r>
    </w:p>
    <w:p w14:paraId="67FC2F7A" w14:textId="77777777" w:rsidR="00BB26E5" w:rsidRPr="00444E7E" w:rsidRDefault="00FB789A" w:rsidP="0014671F">
      <w:pPr>
        <w:pStyle w:val="NormalIndent"/>
        <w:numPr>
          <w:ilvl w:val="1"/>
          <w:numId w:val="26"/>
        </w:numPr>
        <w:rPr>
          <w:lang w:val="en-IN"/>
        </w:rPr>
      </w:pPr>
      <w:r w:rsidRPr="00444E7E">
        <w:rPr>
          <w:lang w:val="en-IN"/>
        </w:rPr>
        <w:t>The mooring system is taut system.</w:t>
      </w:r>
    </w:p>
    <w:p w14:paraId="50B65B13" w14:textId="5557B16F" w:rsidR="00BB26E5" w:rsidRPr="00444E7E" w:rsidRDefault="00FB789A" w:rsidP="0014671F">
      <w:pPr>
        <w:pStyle w:val="NormalIndent"/>
        <w:numPr>
          <w:ilvl w:val="1"/>
          <w:numId w:val="26"/>
        </w:numPr>
        <w:rPr>
          <w:lang w:val="en-IN"/>
        </w:rPr>
      </w:pPr>
      <w:r w:rsidRPr="00444E7E">
        <w:rPr>
          <w:lang w:val="en-IN"/>
        </w:rPr>
        <w:t xml:space="preserve">Each mooring line consists of polyester rope with chain at the foundation pile and at the platform </w:t>
      </w:r>
      <w:r w:rsidR="0014671F" w:rsidRPr="00444E7E">
        <w:rPr>
          <w:lang w:val="en-IN"/>
        </w:rPr>
        <w:t>(chain</w:t>
      </w:r>
      <w:r w:rsidRPr="00444E7E">
        <w:rPr>
          <w:lang w:val="en-IN"/>
        </w:rPr>
        <w:t>-polyester-chain configuration).</w:t>
      </w:r>
    </w:p>
    <w:p w14:paraId="7ED0B620" w14:textId="77777777" w:rsidR="00BB26E5" w:rsidRPr="00444E7E" w:rsidRDefault="00FB789A" w:rsidP="0014671F">
      <w:pPr>
        <w:pStyle w:val="NormalIndent"/>
        <w:numPr>
          <w:ilvl w:val="1"/>
          <w:numId w:val="26"/>
        </w:numPr>
        <w:rPr>
          <w:lang w:val="en-IN"/>
        </w:rPr>
      </w:pPr>
      <w:r w:rsidRPr="00444E7E">
        <w:rPr>
          <w:lang w:val="en-IN"/>
        </w:rPr>
        <w:t>8 and 12 point moorings considered.</w:t>
      </w:r>
    </w:p>
    <w:p w14:paraId="6D5F83D1" w14:textId="77777777" w:rsidR="0014671F" w:rsidRPr="00444E7E" w:rsidRDefault="0014671F" w:rsidP="0014671F">
      <w:pPr>
        <w:pStyle w:val="NormalIndent"/>
      </w:pPr>
    </w:p>
    <w:p w14:paraId="2D53F258" w14:textId="0884D577" w:rsidR="00942A99" w:rsidRPr="00444E7E" w:rsidRDefault="00942A99" w:rsidP="00942A99">
      <w:pPr>
        <w:pStyle w:val="NormalIndent"/>
        <w:rPr>
          <w:b/>
        </w:rPr>
      </w:pPr>
      <w:r w:rsidRPr="00444E7E">
        <w:rPr>
          <w:b/>
        </w:rPr>
        <w:t>Polyester Rope distance from Seabed</w:t>
      </w:r>
    </w:p>
    <w:p w14:paraId="6AFDF23F" w14:textId="4F614F85" w:rsidR="00942A99" w:rsidRPr="00444E7E" w:rsidRDefault="00942A99" w:rsidP="00942A99">
      <w:pPr>
        <w:pStyle w:val="NormalIndent"/>
      </w:pPr>
      <w:r w:rsidRPr="00444E7E">
        <w:lastRenderedPageBreak/>
        <w:t xml:space="preserve">Polyester rope is known to have detrimental effects on the </w:t>
      </w:r>
      <w:r w:rsidR="00F82528" w:rsidRPr="00444E7E">
        <w:t>polyester mooring when in touch with seabed. The sand particles typically erode away the intertwined layers</w:t>
      </w:r>
      <w:r w:rsidRPr="00444E7E">
        <w:t xml:space="preserve">. Therefore, </w:t>
      </w:r>
      <w:r w:rsidR="00F82528" w:rsidRPr="00444E7E">
        <w:t>analysis should be performed to have sufficient distance above seabed.</w:t>
      </w:r>
    </w:p>
    <w:p w14:paraId="405E3590" w14:textId="77777777" w:rsidR="00942A99" w:rsidRPr="00444E7E" w:rsidRDefault="00942A99" w:rsidP="00942A99">
      <w:pPr>
        <w:pStyle w:val="NormalIndent"/>
      </w:pPr>
    </w:p>
    <w:p w14:paraId="2B4347AF" w14:textId="1F67D689" w:rsidR="00942A99" w:rsidRPr="00444E7E" w:rsidRDefault="00942A99" w:rsidP="00942A99">
      <w:pPr>
        <w:pStyle w:val="NormalIndent"/>
        <w:rPr>
          <w:b/>
        </w:rPr>
      </w:pPr>
      <w:r w:rsidRPr="00444E7E">
        <w:rPr>
          <w:b/>
        </w:rPr>
        <w:t xml:space="preserve">Mooring on ground </w:t>
      </w:r>
    </w:p>
    <w:p w14:paraId="7036D690" w14:textId="5FE39C7F" w:rsidR="006F28BB" w:rsidRPr="00444E7E" w:rsidRDefault="006A02E9" w:rsidP="006F28BB">
      <w:pPr>
        <w:pStyle w:val="NormalIndent"/>
      </w:pPr>
      <w:r w:rsidRPr="00444E7E">
        <w:t>The amount of mooring on ground during extreme and survival events is important to help understand the impact.</w:t>
      </w:r>
    </w:p>
    <w:p w14:paraId="02D238E5" w14:textId="77777777" w:rsidR="006F28BB" w:rsidRPr="00444E7E" w:rsidRDefault="006F28BB" w:rsidP="006F28BB">
      <w:pPr>
        <w:pStyle w:val="NormalIndent"/>
      </w:pPr>
    </w:p>
    <w:p w14:paraId="7825F781" w14:textId="77777777" w:rsidR="008A0FA4" w:rsidRPr="00444E7E" w:rsidRDefault="008A0FA4" w:rsidP="008A0FA4">
      <w:pPr>
        <w:pStyle w:val="NormalIndent"/>
      </w:pPr>
      <w:r w:rsidRPr="00444E7E">
        <w:t>Offsets allowed:</w:t>
      </w:r>
    </w:p>
    <w:p w14:paraId="283BCDE7" w14:textId="63950AF8" w:rsidR="008A0FA4" w:rsidRDefault="008A0FA4" w:rsidP="008A0FA4">
      <w:pPr>
        <w:pStyle w:val="NormalIndent"/>
        <w:rPr>
          <w:ins w:id="1700" w:author="Author"/>
        </w:rPr>
      </w:pPr>
      <w:r w:rsidRPr="00444E7E">
        <w:t>Restrict to 4%.</w:t>
      </w:r>
    </w:p>
    <w:p w14:paraId="40FD6CFD" w14:textId="6D983254" w:rsidR="008A65D5" w:rsidRDefault="008A65D5" w:rsidP="008A65D5">
      <w:pPr>
        <w:pStyle w:val="Heading1"/>
      </w:pPr>
      <w:bookmarkStart w:id="1701" w:name="_Toc455407480"/>
      <w:bookmarkStart w:id="1702" w:name="_Toc455407756"/>
      <w:bookmarkStart w:id="1703" w:name="_Toc455413384"/>
      <w:bookmarkStart w:id="1704" w:name="_Toc455416107"/>
      <w:bookmarkEnd w:id="1701"/>
      <w:bookmarkEnd w:id="1702"/>
      <w:bookmarkEnd w:id="1703"/>
      <w:r>
        <w:t>Riser</w:t>
      </w:r>
      <w:r w:rsidRPr="008A65D5">
        <w:t xml:space="preserve"> stretch analysis</w:t>
      </w:r>
      <w:bookmarkEnd w:id="1704"/>
      <w:r>
        <w:t xml:space="preserve"> </w:t>
      </w:r>
    </w:p>
    <w:p w14:paraId="591CCDCB" w14:textId="77777777" w:rsidR="008A65D5" w:rsidRPr="008A65D5" w:rsidRDefault="008A65D5" w:rsidP="008A65D5">
      <w:pPr>
        <w:pStyle w:val="NormalIndent"/>
      </w:pPr>
    </w:p>
    <w:p w14:paraId="305188CE" w14:textId="7FAFCC5F" w:rsidR="000E3214" w:rsidRDefault="008A65D5" w:rsidP="008A65D5">
      <w:pPr>
        <w:pStyle w:val="Heading2"/>
      </w:pPr>
      <w:bookmarkStart w:id="1705" w:name="_Toc455416108"/>
      <w:r>
        <w:t>Design</w:t>
      </w:r>
      <w:r w:rsidRPr="008A65D5">
        <w:t xml:space="preserve"> Criteria</w:t>
      </w:r>
      <w:bookmarkEnd w:id="1705"/>
    </w:p>
    <w:p w14:paraId="3E364F31" w14:textId="13DFB40A" w:rsidR="008A65D5" w:rsidRDefault="008A65D5" w:rsidP="008A65D5">
      <w:pPr>
        <w:pStyle w:val="NormalIndent"/>
      </w:pPr>
      <w:r w:rsidRPr="008A65D5">
        <w:t xml:space="preserve">14.75" X 11.75" Equivalent Riser. </w:t>
      </w:r>
      <w:r w:rsidR="004B6374">
        <w:t xml:space="preserve">Riser is built up with LMRP, BOP, buoyancy joint and slick joint. The total length of riser is 6049.2 </w:t>
      </w:r>
      <w:proofErr w:type="spellStart"/>
      <w:r w:rsidR="004B6374">
        <w:t>ft.</w:t>
      </w:r>
      <w:r w:rsidRPr="008A65D5">
        <w:t>Top</w:t>
      </w:r>
      <w:proofErr w:type="spellEnd"/>
      <w:r w:rsidRPr="008A65D5">
        <w:t xml:space="preserve"> tension of 800 kips</w:t>
      </w:r>
      <w:r w:rsidR="009439C8">
        <w:t>.</w:t>
      </w:r>
      <w:r w:rsidR="00481438" w:rsidRPr="00481438">
        <w:t xml:space="preserve"> A group of 4 top tension production risers to be modelled for 6000 </w:t>
      </w:r>
      <w:proofErr w:type="spellStart"/>
      <w:r w:rsidR="00481438" w:rsidRPr="00481438">
        <w:t>ft</w:t>
      </w:r>
      <w:proofErr w:type="spellEnd"/>
      <w:r w:rsidR="00481438">
        <w:t xml:space="preserve"> </w:t>
      </w:r>
      <w:r w:rsidR="00481438" w:rsidRPr="00481438">
        <w:t xml:space="preserve">water depth. </w:t>
      </w:r>
      <w:r w:rsidR="00481438">
        <w:t>A 6thGen semi-</w:t>
      </w:r>
      <w:r w:rsidR="00481438" w:rsidRPr="00481438">
        <w:t>submersible is considered for analysis</w:t>
      </w:r>
      <w:r w:rsidR="004B6374">
        <w:t>.</w:t>
      </w:r>
    </w:p>
    <w:p w14:paraId="365AD1F1" w14:textId="7B714EAF" w:rsidR="00F37955" w:rsidRDefault="00F37955" w:rsidP="00F37955">
      <w:pPr>
        <w:pStyle w:val="NormalIndent"/>
      </w:pPr>
      <w:r>
        <w:t xml:space="preserve">                   </w:t>
      </w:r>
    </w:p>
    <w:p w14:paraId="556D25C4" w14:textId="77777777" w:rsidR="008A65D5" w:rsidRPr="008A65D5" w:rsidRDefault="008A65D5" w:rsidP="008A65D5">
      <w:pPr>
        <w:pStyle w:val="NormalIndent"/>
      </w:pPr>
    </w:p>
    <w:p w14:paraId="3217C855" w14:textId="4D9AB421" w:rsidR="008A65D5" w:rsidRDefault="008A65D5" w:rsidP="008A65D5">
      <w:pPr>
        <w:pStyle w:val="Heading2"/>
      </w:pPr>
      <w:bookmarkStart w:id="1706" w:name="_Toc455416109"/>
      <w:r>
        <w:t>Analysis</w:t>
      </w:r>
      <w:r w:rsidR="009322E7">
        <w:t xml:space="preserve"> Methodology</w:t>
      </w:r>
      <w:bookmarkEnd w:id="1706"/>
      <w:r w:rsidR="009322E7">
        <w:t xml:space="preserve"> </w:t>
      </w:r>
    </w:p>
    <w:p w14:paraId="281E54D3" w14:textId="4B48F549" w:rsidR="009322E7" w:rsidRDefault="008A65D5" w:rsidP="008A65D5">
      <w:pPr>
        <w:pStyle w:val="NormalIndent"/>
      </w:pPr>
      <w:r>
        <w:t xml:space="preserve">Analysis </w:t>
      </w:r>
      <w:r w:rsidR="009322E7">
        <w:t xml:space="preserve">is used in two methods, these are </w:t>
      </w:r>
      <w:r w:rsidRPr="008A65D5">
        <w:t>Elastic and Elastic-Plastic Materials (</w:t>
      </w:r>
      <w:proofErr w:type="spellStart"/>
      <w:r w:rsidRPr="008A65D5">
        <w:t>Ramberg</w:t>
      </w:r>
      <w:proofErr w:type="spellEnd"/>
      <w:r w:rsidRPr="008A65D5">
        <w:t>-Osgood relationship)</w:t>
      </w:r>
      <w:r>
        <w:t xml:space="preserve"> methods.</w:t>
      </w:r>
      <w:r w:rsidR="009322E7">
        <w:t xml:space="preserve"> </w:t>
      </w:r>
    </w:p>
    <w:p w14:paraId="7D02045C" w14:textId="2EA8ECAF" w:rsidR="008A65D5" w:rsidRDefault="009322E7" w:rsidP="00571EC7">
      <w:pPr>
        <w:pStyle w:val="NormalIndent"/>
        <w:numPr>
          <w:ilvl w:val="0"/>
          <w:numId w:val="33"/>
        </w:numPr>
      </w:pPr>
      <w:r>
        <w:t>The stretch analysis f</w:t>
      </w:r>
      <w:r w:rsidRPr="009322E7">
        <w:t>or stretch analysis, vessel upwards (or heave up) by ~60 ft</w:t>
      </w:r>
      <w:r>
        <w:t>.</w:t>
      </w:r>
    </w:p>
    <w:p w14:paraId="7D184526" w14:textId="77777777" w:rsidR="00481438" w:rsidRDefault="009322E7" w:rsidP="00AD348F">
      <w:pPr>
        <w:pStyle w:val="NormalIndent"/>
        <w:numPr>
          <w:ilvl w:val="0"/>
          <w:numId w:val="29"/>
        </w:numPr>
      </w:pPr>
      <w:r w:rsidRPr="009322E7">
        <w:t xml:space="preserve">For slack analysis, vessel moves (or heave up) by ~60 </w:t>
      </w:r>
      <w:proofErr w:type="spellStart"/>
      <w:r w:rsidRPr="009322E7">
        <w:t>ft</w:t>
      </w:r>
      <w:proofErr w:type="spellEnd"/>
    </w:p>
    <w:p w14:paraId="3C2FECFC" w14:textId="77777777" w:rsidR="004B6374" w:rsidRDefault="004B6374" w:rsidP="004B6374">
      <w:pPr>
        <w:pStyle w:val="NormalIndent"/>
      </w:pPr>
    </w:p>
    <w:p w14:paraId="2D6EAA41" w14:textId="6D7639BE" w:rsidR="007A5925" w:rsidRDefault="004B6374" w:rsidP="007A5925">
      <w:pPr>
        <w:pStyle w:val="NormalIndent"/>
      </w:pPr>
      <w:r>
        <w:rPr>
          <w:noProof/>
          <w:lang w:val="en-IN" w:eastAsia="en-IN"/>
        </w:rPr>
        <w:lastRenderedPageBreak/>
        <w:drawing>
          <wp:inline distT="0" distB="0" distL="0" distR="0" wp14:anchorId="6B921CB1" wp14:editId="7A133FCB">
            <wp:extent cx="5247887" cy="3240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88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64440" w14:textId="29EF97BA" w:rsidR="007A5925" w:rsidRDefault="004B6374" w:rsidP="004B637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- </w:t>
      </w:r>
      <w:r w:rsidRPr="004B6374">
        <w:t>Non-linear force-displacement Tensioner curve</w:t>
      </w:r>
    </w:p>
    <w:p w14:paraId="2D2E6538" w14:textId="77777777" w:rsidR="004B6374" w:rsidRDefault="004B6374" w:rsidP="004B6374">
      <w:pPr>
        <w:pStyle w:val="NormalIndent"/>
        <w:numPr>
          <w:ilvl w:val="0"/>
          <w:numId w:val="29"/>
        </w:numPr>
      </w:pPr>
      <w:r w:rsidRPr="00481438">
        <w:t xml:space="preserve">Upwards heave of up to 20 </w:t>
      </w:r>
      <w:proofErr w:type="spellStart"/>
      <w:r w:rsidRPr="00481438">
        <w:t>ft</w:t>
      </w:r>
      <w:proofErr w:type="spellEnd"/>
      <w:r w:rsidRPr="00481438">
        <w:t>(in excess of tensioner stroke) can be accommodated by the riser stretch</w:t>
      </w:r>
    </w:p>
    <w:p w14:paraId="67EDE211" w14:textId="77777777" w:rsidR="004B6374" w:rsidRDefault="004B6374" w:rsidP="004B6374">
      <w:pPr>
        <w:pStyle w:val="NormalIndent"/>
        <w:numPr>
          <w:ilvl w:val="0"/>
          <w:numId w:val="31"/>
        </w:numPr>
      </w:pPr>
      <w:r>
        <w:t>An additional force of ~7000 kips per riser is observed on the riser cart</w:t>
      </w:r>
    </w:p>
    <w:p w14:paraId="2C06A661" w14:textId="77777777" w:rsidR="004B6374" w:rsidRDefault="004B6374" w:rsidP="004B6374">
      <w:pPr>
        <w:pStyle w:val="NormalIndent"/>
        <w:numPr>
          <w:ilvl w:val="0"/>
          <w:numId w:val="31"/>
        </w:numPr>
      </w:pPr>
      <w:r>
        <w:t xml:space="preserve">Strain limitations and implications are to be understood for 125 </w:t>
      </w:r>
      <w:proofErr w:type="spellStart"/>
      <w:r>
        <w:t>ksi</w:t>
      </w:r>
      <w:proofErr w:type="spellEnd"/>
      <w:r>
        <w:t xml:space="preserve"> riser material</w:t>
      </w:r>
    </w:p>
    <w:p w14:paraId="1629A8EA" w14:textId="77777777" w:rsidR="004B6374" w:rsidRDefault="004B6374" w:rsidP="004B6374">
      <w:pPr>
        <w:pStyle w:val="NormalIndent"/>
        <w:numPr>
          <w:ilvl w:val="0"/>
          <w:numId w:val="31"/>
        </w:numPr>
      </w:pPr>
      <w:r>
        <w:t>Riser design is feasibility for an unmodified SEMI heave RAO. Riser design for a modified SEMI for lower heave RAO will help improve the feasibility</w:t>
      </w:r>
    </w:p>
    <w:p w14:paraId="5741CC08" w14:textId="77777777" w:rsidR="004B6374" w:rsidRDefault="004B6374" w:rsidP="004B6374">
      <w:pPr>
        <w:pStyle w:val="NormalIndent"/>
        <w:numPr>
          <w:ilvl w:val="0"/>
          <w:numId w:val="32"/>
        </w:numPr>
      </w:pPr>
      <w:r w:rsidRPr="00481438">
        <w:t xml:space="preserve">Downwards heave of up to 20 </w:t>
      </w:r>
      <w:proofErr w:type="spellStart"/>
      <w:r w:rsidRPr="00481438">
        <w:t>ft</w:t>
      </w:r>
      <w:proofErr w:type="spellEnd"/>
      <w:r w:rsidRPr="00481438">
        <w:t xml:space="preserve">(after tensioner slacks) can be accommodated by the riser </w:t>
      </w:r>
      <w:r>
        <w:t>slack</w:t>
      </w:r>
    </w:p>
    <w:p w14:paraId="123D437F" w14:textId="77777777" w:rsidR="004B6374" w:rsidRDefault="004B6374" w:rsidP="004B6374">
      <w:pPr>
        <w:pStyle w:val="NormalIndent"/>
        <w:numPr>
          <w:ilvl w:val="0"/>
          <w:numId w:val="31"/>
        </w:numPr>
      </w:pPr>
      <w:r>
        <w:t xml:space="preserve">Therefore, </w:t>
      </w:r>
      <w:r w:rsidRPr="00481438">
        <w:t>excess heave can be comfortably accommodated by riser design without gross failure.</w:t>
      </w:r>
      <w:r>
        <w:t xml:space="preserve"> </w:t>
      </w:r>
    </w:p>
    <w:p w14:paraId="53532AE3" w14:textId="77777777" w:rsidR="004B6374" w:rsidRDefault="004B6374" w:rsidP="004B6374">
      <w:pPr>
        <w:pStyle w:val="NormalIndent"/>
        <w:numPr>
          <w:ilvl w:val="0"/>
          <w:numId w:val="31"/>
        </w:numPr>
      </w:pPr>
      <w:r>
        <w:t xml:space="preserve">Therefore, </w:t>
      </w:r>
      <w:r w:rsidRPr="00481438">
        <w:t>excess heave can be comfortably accommodated by riser design without gross failure.</w:t>
      </w:r>
    </w:p>
    <w:p w14:paraId="38A138CE" w14:textId="77777777" w:rsidR="004B6374" w:rsidRDefault="004B6374" w:rsidP="004B6374">
      <w:pPr>
        <w:pStyle w:val="NormalIndent"/>
        <w:numPr>
          <w:ilvl w:val="0"/>
          <w:numId w:val="31"/>
        </w:numPr>
      </w:pPr>
      <w:r>
        <w:t xml:space="preserve">Plastic </w:t>
      </w:r>
      <w:r w:rsidRPr="00481438">
        <w:t>deformation of cart/riser may need to be inspected prior to resuming operations post 100 year or higher return period hurricanes</w:t>
      </w:r>
      <w:r>
        <w:t>.</w:t>
      </w:r>
    </w:p>
    <w:p w14:paraId="7131EE83" w14:textId="26892A96" w:rsidR="009322E7" w:rsidRDefault="009322E7" w:rsidP="009322E7">
      <w:pPr>
        <w:pStyle w:val="NormalIndent"/>
      </w:pPr>
      <w:r>
        <w:rPr>
          <w:noProof/>
          <w:lang w:val="en-IN" w:eastAsia="en-IN"/>
        </w:rPr>
        <w:lastRenderedPageBreak/>
        <w:drawing>
          <wp:inline distT="0" distB="0" distL="0" distR="0" wp14:anchorId="21E4E851" wp14:editId="5EC5F3E8">
            <wp:extent cx="4970801" cy="3240000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0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F6CA16" w14:textId="68643A32" w:rsidR="009322E7" w:rsidRDefault="009322E7" w:rsidP="009322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23</w:t>
      </w:r>
      <w:r>
        <w:fldChar w:fldCharType="end"/>
      </w:r>
      <w:r w:rsidR="008B71F5">
        <w:t xml:space="preserve">- </w:t>
      </w:r>
      <w:r w:rsidR="008B71F5" w:rsidRPr="008B71F5">
        <w:t>Riser Stress Response -Riser Stretch</w:t>
      </w:r>
    </w:p>
    <w:p w14:paraId="07062330" w14:textId="77777777" w:rsidR="009322E7" w:rsidRDefault="009322E7" w:rsidP="009322E7">
      <w:pPr>
        <w:pStyle w:val="NormalIndent"/>
      </w:pPr>
    </w:p>
    <w:p w14:paraId="051EB2D9" w14:textId="19595170" w:rsidR="009322E7" w:rsidRDefault="009322E7" w:rsidP="009322E7">
      <w:pPr>
        <w:pStyle w:val="NormalIndent"/>
      </w:pPr>
      <w:r>
        <w:rPr>
          <w:noProof/>
          <w:lang w:val="en-IN" w:eastAsia="en-IN"/>
        </w:rPr>
        <w:drawing>
          <wp:inline distT="0" distB="0" distL="0" distR="0" wp14:anchorId="2E8794CB" wp14:editId="5FA06F59">
            <wp:extent cx="4957044" cy="324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4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045F9" w14:textId="68196F2C" w:rsidR="009322E7" w:rsidRDefault="009322E7" w:rsidP="009322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24</w:t>
      </w:r>
      <w:r>
        <w:fldChar w:fldCharType="end"/>
      </w:r>
      <w:r w:rsidR="008B71F5">
        <w:t xml:space="preserve">- </w:t>
      </w:r>
      <w:r w:rsidR="008B71F5" w:rsidRPr="008B71F5">
        <w:t>Tensioner Stroke -Riser Stretch</w:t>
      </w:r>
    </w:p>
    <w:p w14:paraId="227C9547" w14:textId="77777777" w:rsidR="009322E7" w:rsidRDefault="009322E7" w:rsidP="009322E7">
      <w:pPr>
        <w:pStyle w:val="NormalIndent"/>
      </w:pPr>
    </w:p>
    <w:p w14:paraId="20778A41" w14:textId="35AD9E76" w:rsidR="009322E7" w:rsidRPr="008A65D5" w:rsidRDefault="009322E7" w:rsidP="009322E7">
      <w:pPr>
        <w:pStyle w:val="NormalIndent"/>
      </w:pPr>
      <w:r>
        <w:rPr>
          <w:noProof/>
          <w:lang w:val="en-IN" w:eastAsia="en-IN"/>
        </w:rPr>
        <w:lastRenderedPageBreak/>
        <w:drawing>
          <wp:inline distT="0" distB="0" distL="0" distR="0" wp14:anchorId="7DEB31CE" wp14:editId="59ED2C87">
            <wp:extent cx="4957044" cy="3240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4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98E5C2" w14:textId="32CAD11D" w:rsidR="008A65D5" w:rsidRDefault="009322E7" w:rsidP="009322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25</w:t>
      </w:r>
      <w:r>
        <w:fldChar w:fldCharType="end"/>
      </w:r>
      <w:r w:rsidR="008B71F5">
        <w:t xml:space="preserve">- </w:t>
      </w:r>
      <w:r w:rsidR="008B71F5" w:rsidRPr="008B71F5">
        <w:t>Riser Stress Response -Riser Stretch</w:t>
      </w:r>
    </w:p>
    <w:p w14:paraId="792E916F" w14:textId="2C29D83E" w:rsidR="009322E7" w:rsidRDefault="009322E7" w:rsidP="009322E7">
      <w:pPr>
        <w:pStyle w:val="NormalIndent"/>
      </w:pPr>
      <w:r>
        <w:rPr>
          <w:noProof/>
          <w:lang w:val="en-IN" w:eastAsia="en-IN"/>
        </w:rPr>
        <w:drawing>
          <wp:inline distT="0" distB="0" distL="0" distR="0" wp14:anchorId="0E65D8A0" wp14:editId="79B8A85C">
            <wp:extent cx="4970801" cy="3240000"/>
            <wp:effectExtent l="0" t="0" r="127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0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FD233D" w14:textId="29C50F1E" w:rsidR="009322E7" w:rsidRDefault="009322E7" w:rsidP="009322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26</w:t>
      </w:r>
      <w:r>
        <w:fldChar w:fldCharType="end"/>
      </w:r>
      <w:r w:rsidR="008B71F5">
        <w:t xml:space="preserve">- </w:t>
      </w:r>
      <w:r w:rsidR="008B71F5" w:rsidRPr="008B71F5">
        <w:t>Tensioner Stroke -Riser Slack</w:t>
      </w:r>
    </w:p>
    <w:p w14:paraId="3C1FD838" w14:textId="77777777" w:rsidR="009322E7" w:rsidRDefault="009322E7" w:rsidP="009322E7">
      <w:pPr>
        <w:pStyle w:val="NormalIndent"/>
      </w:pPr>
    </w:p>
    <w:p w14:paraId="694D3D22" w14:textId="493D586B" w:rsidR="009322E7" w:rsidRDefault="009322E7" w:rsidP="009322E7">
      <w:pPr>
        <w:pStyle w:val="NormalIndent"/>
      </w:pPr>
      <w:r>
        <w:rPr>
          <w:noProof/>
          <w:lang w:val="en-IN" w:eastAsia="en-IN"/>
        </w:rPr>
        <w:lastRenderedPageBreak/>
        <w:drawing>
          <wp:inline distT="0" distB="0" distL="0" distR="0" wp14:anchorId="092C1C8E" wp14:editId="70699A83">
            <wp:extent cx="4970801" cy="3240000"/>
            <wp:effectExtent l="0" t="0" r="127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0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2F3B42" w14:textId="07E1B39D" w:rsidR="009322E7" w:rsidRDefault="009322E7" w:rsidP="009322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27</w:t>
      </w:r>
      <w:r>
        <w:fldChar w:fldCharType="end"/>
      </w:r>
      <w:r w:rsidR="008B71F5">
        <w:t xml:space="preserve">- </w:t>
      </w:r>
      <w:r w:rsidR="008B71F5" w:rsidRPr="008B71F5">
        <w:t>Riser Stress Response - Riser Slack</w:t>
      </w:r>
    </w:p>
    <w:p w14:paraId="1E5986FB" w14:textId="4363D440" w:rsidR="009322E7" w:rsidRDefault="009322E7" w:rsidP="009322E7">
      <w:pPr>
        <w:pStyle w:val="NormalIndent"/>
      </w:pPr>
      <w:r>
        <w:rPr>
          <w:noProof/>
          <w:lang w:val="en-IN" w:eastAsia="en-IN"/>
        </w:rPr>
        <w:drawing>
          <wp:inline distT="0" distB="0" distL="0" distR="0" wp14:anchorId="48AC6F5E" wp14:editId="159343BF">
            <wp:extent cx="4970801" cy="32400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0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28812" w14:textId="67844DE2" w:rsidR="009322E7" w:rsidRDefault="009322E7" w:rsidP="009322E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4B6374">
        <w:rPr>
          <w:noProof/>
        </w:rPr>
        <w:t>28</w:t>
      </w:r>
      <w:r>
        <w:fldChar w:fldCharType="end"/>
      </w:r>
      <w:r w:rsidR="008B71F5">
        <w:t xml:space="preserve">- </w:t>
      </w:r>
      <w:r w:rsidR="008B71F5" w:rsidRPr="008B71F5">
        <w:t>Riser Tensile Strain Response -Riser Slack</w:t>
      </w:r>
    </w:p>
    <w:p w14:paraId="717E6BD0" w14:textId="77777777" w:rsidR="009322E7" w:rsidRPr="009322E7" w:rsidRDefault="009322E7" w:rsidP="009322E7">
      <w:pPr>
        <w:pStyle w:val="NormalIndent"/>
      </w:pPr>
    </w:p>
    <w:p w14:paraId="34F83F8C" w14:textId="77777777" w:rsidR="008A65D5" w:rsidRPr="008A65D5" w:rsidDel="00253218" w:rsidRDefault="008A65D5" w:rsidP="008A65D5">
      <w:pPr>
        <w:pStyle w:val="NormalIndent"/>
        <w:ind w:left="1078"/>
        <w:rPr>
          <w:ins w:id="1707" w:author="Author"/>
          <w:del w:id="1708" w:author="Author"/>
        </w:rPr>
      </w:pPr>
      <w:bookmarkStart w:id="1709" w:name="_Toc455415088"/>
      <w:bookmarkStart w:id="1710" w:name="_Toc455416043"/>
      <w:bookmarkStart w:id="1711" w:name="_Toc455416110"/>
      <w:bookmarkEnd w:id="1709"/>
      <w:bookmarkEnd w:id="1710"/>
      <w:bookmarkEnd w:id="1711"/>
    </w:p>
    <w:p w14:paraId="42FA0E9E" w14:textId="22428C6F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12" w:author="Author"/>
          <w:del w:id="1713" w:author="Author"/>
        </w:rPr>
      </w:pPr>
      <w:bookmarkStart w:id="1714" w:name="_Toc455407481"/>
      <w:bookmarkStart w:id="1715" w:name="_Toc455407757"/>
      <w:bookmarkStart w:id="1716" w:name="_Toc455413385"/>
      <w:bookmarkStart w:id="1717" w:name="_Toc455415022"/>
      <w:bookmarkStart w:id="1718" w:name="_Toc455415089"/>
      <w:bookmarkStart w:id="1719" w:name="_Toc455416044"/>
      <w:bookmarkStart w:id="1720" w:name="_Toc455416111"/>
      <w:bookmarkEnd w:id="1714"/>
      <w:bookmarkEnd w:id="1715"/>
      <w:bookmarkEnd w:id="1716"/>
      <w:bookmarkEnd w:id="1717"/>
      <w:bookmarkEnd w:id="1718"/>
      <w:bookmarkEnd w:id="1719"/>
      <w:bookmarkEnd w:id="1720"/>
    </w:p>
    <w:p w14:paraId="0E0F9DB1" w14:textId="6E1242CE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21" w:author="Author"/>
          <w:del w:id="1722" w:author="Author"/>
        </w:rPr>
      </w:pPr>
      <w:bookmarkStart w:id="1723" w:name="_Toc455407482"/>
      <w:bookmarkStart w:id="1724" w:name="_Toc455407758"/>
      <w:bookmarkStart w:id="1725" w:name="_Toc455413386"/>
      <w:bookmarkStart w:id="1726" w:name="_Toc455415023"/>
      <w:bookmarkStart w:id="1727" w:name="_Toc455415090"/>
      <w:bookmarkStart w:id="1728" w:name="_Toc455416045"/>
      <w:bookmarkStart w:id="1729" w:name="_Toc455416112"/>
      <w:bookmarkEnd w:id="1723"/>
      <w:bookmarkEnd w:id="1724"/>
      <w:bookmarkEnd w:id="1725"/>
      <w:bookmarkEnd w:id="1726"/>
      <w:bookmarkEnd w:id="1727"/>
      <w:bookmarkEnd w:id="1728"/>
      <w:bookmarkEnd w:id="1729"/>
    </w:p>
    <w:p w14:paraId="08213E0F" w14:textId="4D99D9C9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30" w:author="Author"/>
          <w:del w:id="1731" w:author="Author"/>
        </w:rPr>
      </w:pPr>
      <w:bookmarkStart w:id="1732" w:name="_Toc455407483"/>
      <w:bookmarkStart w:id="1733" w:name="_Toc455407759"/>
      <w:bookmarkStart w:id="1734" w:name="_Toc455413387"/>
      <w:bookmarkStart w:id="1735" w:name="_Toc455415024"/>
      <w:bookmarkStart w:id="1736" w:name="_Toc455415091"/>
      <w:bookmarkStart w:id="1737" w:name="_Toc455416046"/>
      <w:bookmarkStart w:id="1738" w:name="_Toc455416113"/>
      <w:bookmarkEnd w:id="1732"/>
      <w:bookmarkEnd w:id="1733"/>
      <w:bookmarkEnd w:id="1734"/>
      <w:bookmarkEnd w:id="1735"/>
      <w:bookmarkEnd w:id="1736"/>
      <w:bookmarkEnd w:id="1737"/>
      <w:bookmarkEnd w:id="1738"/>
    </w:p>
    <w:p w14:paraId="7E56861C" w14:textId="2244E517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39" w:author="Author"/>
          <w:del w:id="1740" w:author="Author"/>
        </w:rPr>
      </w:pPr>
      <w:bookmarkStart w:id="1741" w:name="_Toc455407484"/>
      <w:bookmarkStart w:id="1742" w:name="_Toc455407760"/>
      <w:bookmarkStart w:id="1743" w:name="_Toc455413388"/>
      <w:bookmarkStart w:id="1744" w:name="_Toc455415025"/>
      <w:bookmarkStart w:id="1745" w:name="_Toc455415092"/>
      <w:bookmarkStart w:id="1746" w:name="_Toc455416047"/>
      <w:bookmarkStart w:id="1747" w:name="_Toc455416114"/>
      <w:bookmarkEnd w:id="1741"/>
      <w:bookmarkEnd w:id="1742"/>
      <w:bookmarkEnd w:id="1743"/>
      <w:bookmarkEnd w:id="1744"/>
      <w:bookmarkEnd w:id="1745"/>
      <w:bookmarkEnd w:id="1746"/>
      <w:bookmarkEnd w:id="1747"/>
    </w:p>
    <w:p w14:paraId="5863D702" w14:textId="48155A81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48" w:author="Author"/>
          <w:del w:id="1749" w:author="Author"/>
        </w:rPr>
      </w:pPr>
      <w:bookmarkStart w:id="1750" w:name="_Toc455407485"/>
      <w:bookmarkStart w:id="1751" w:name="_Toc455407761"/>
      <w:bookmarkStart w:id="1752" w:name="_Toc455413389"/>
      <w:bookmarkStart w:id="1753" w:name="_Toc455415026"/>
      <w:bookmarkStart w:id="1754" w:name="_Toc455415093"/>
      <w:bookmarkStart w:id="1755" w:name="_Toc455416048"/>
      <w:bookmarkStart w:id="1756" w:name="_Toc455416115"/>
      <w:bookmarkEnd w:id="1750"/>
      <w:bookmarkEnd w:id="1751"/>
      <w:bookmarkEnd w:id="1752"/>
      <w:bookmarkEnd w:id="1753"/>
      <w:bookmarkEnd w:id="1754"/>
      <w:bookmarkEnd w:id="1755"/>
      <w:bookmarkEnd w:id="1756"/>
    </w:p>
    <w:p w14:paraId="093C44DE" w14:textId="763DD4B6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57" w:author="Author"/>
          <w:del w:id="1758" w:author="Author"/>
        </w:rPr>
      </w:pPr>
      <w:bookmarkStart w:id="1759" w:name="_Toc455407486"/>
      <w:bookmarkStart w:id="1760" w:name="_Toc455407762"/>
      <w:bookmarkStart w:id="1761" w:name="_Toc455413390"/>
      <w:bookmarkStart w:id="1762" w:name="_Toc455415027"/>
      <w:bookmarkStart w:id="1763" w:name="_Toc455415094"/>
      <w:bookmarkStart w:id="1764" w:name="_Toc455416049"/>
      <w:bookmarkStart w:id="1765" w:name="_Toc455416116"/>
      <w:bookmarkEnd w:id="1759"/>
      <w:bookmarkEnd w:id="1760"/>
      <w:bookmarkEnd w:id="1761"/>
      <w:bookmarkEnd w:id="1762"/>
      <w:bookmarkEnd w:id="1763"/>
      <w:bookmarkEnd w:id="1764"/>
      <w:bookmarkEnd w:id="1765"/>
    </w:p>
    <w:p w14:paraId="682AA3A8" w14:textId="3D163FC1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66" w:author="Author"/>
          <w:del w:id="1767" w:author="Author"/>
        </w:rPr>
      </w:pPr>
      <w:bookmarkStart w:id="1768" w:name="_Toc455407487"/>
      <w:bookmarkStart w:id="1769" w:name="_Toc455407763"/>
      <w:bookmarkStart w:id="1770" w:name="_Toc455413391"/>
      <w:bookmarkStart w:id="1771" w:name="_Toc455415028"/>
      <w:bookmarkStart w:id="1772" w:name="_Toc455415095"/>
      <w:bookmarkStart w:id="1773" w:name="_Toc455416050"/>
      <w:bookmarkStart w:id="1774" w:name="_Toc455416117"/>
      <w:bookmarkEnd w:id="1768"/>
      <w:bookmarkEnd w:id="1769"/>
      <w:bookmarkEnd w:id="1770"/>
      <w:bookmarkEnd w:id="1771"/>
      <w:bookmarkEnd w:id="1772"/>
      <w:bookmarkEnd w:id="1773"/>
      <w:bookmarkEnd w:id="1774"/>
    </w:p>
    <w:p w14:paraId="46D547E9" w14:textId="1998AFD9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75" w:author="Author"/>
          <w:del w:id="1776" w:author="Author"/>
        </w:rPr>
      </w:pPr>
      <w:bookmarkStart w:id="1777" w:name="_Toc455407488"/>
      <w:bookmarkStart w:id="1778" w:name="_Toc455407764"/>
      <w:bookmarkStart w:id="1779" w:name="_Toc455413392"/>
      <w:bookmarkStart w:id="1780" w:name="_Toc455415029"/>
      <w:bookmarkStart w:id="1781" w:name="_Toc455415096"/>
      <w:bookmarkStart w:id="1782" w:name="_Toc455416051"/>
      <w:bookmarkStart w:id="1783" w:name="_Toc455416118"/>
      <w:bookmarkEnd w:id="1777"/>
      <w:bookmarkEnd w:id="1778"/>
      <w:bookmarkEnd w:id="1779"/>
      <w:bookmarkEnd w:id="1780"/>
      <w:bookmarkEnd w:id="1781"/>
      <w:bookmarkEnd w:id="1782"/>
      <w:bookmarkEnd w:id="1783"/>
    </w:p>
    <w:p w14:paraId="7F34945A" w14:textId="119EDE6B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84" w:author="Author"/>
          <w:del w:id="1785" w:author="Author"/>
        </w:rPr>
      </w:pPr>
      <w:bookmarkStart w:id="1786" w:name="_Toc455407489"/>
      <w:bookmarkStart w:id="1787" w:name="_Toc455407765"/>
      <w:bookmarkStart w:id="1788" w:name="_Toc455413393"/>
      <w:bookmarkStart w:id="1789" w:name="_Toc455415030"/>
      <w:bookmarkStart w:id="1790" w:name="_Toc455415097"/>
      <w:bookmarkStart w:id="1791" w:name="_Toc455416052"/>
      <w:bookmarkStart w:id="1792" w:name="_Toc455416119"/>
      <w:bookmarkEnd w:id="1786"/>
      <w:bookmarkEnd w:id="1787"/>
      <w:bookmarkEnd w:id="1788"/>
      <w:bookmarkEnd w:id="1789"/>
      <w:bookmarkEnd w:id="1790"/>
      <w:bookmarkEnd w:id="1791"/>
      <w:bookmarkEnd w:id="1792"/>
    </w:p>
    <w:p w14:paraId="1F2C3151" w14:textId="16C76665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793" w:author="Author"/>
          <w:del w:id="1794" w:author="Author"/>
        </w:rPr>
      </w:pPr>
      <w:bookmarkStart w:id="1795" w:name="_Toc455407490"/>
      <w:bookmarkStart w:id="1796" w:name="_Toc455407766"/>
      <w:bookmarkStart w:id="1797" w:name="_Toc455413394"/>
      <w:bookmarkStart w:id="1798" w:name="_Toc455415031"/>
      <w:bookmarkStart w:id="1799" w:name="_Toc455415098"/>
      <w:bookmarkStart w:id="1800" w:name="_Toc455416053"/>
      <w:bookmarkStart w:id="1801" w:name="_Toc455416120"/>
      <w:bookmarkEnd w:id="1795"/>
      <w:bookmarkEnd w:id="1796"/>
      <w:bookmarkEnd w:id="1797"/>
      <w:bookmarkEnd w:id="1798"/>
      <w:bookmarkEnd w:id="1799"/>
      <w:bookmarkEnd w:id="1800"/>
      <w:bookmarkEnd w:id="1801"/>
    </w:p>
    <w:p w14:paraId="7D6CA433" w14:textId="7AAFFB04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802" w:author="Author"/>
          <w:del w:id="1803" w:author="Author"/>
        </w:rPr>
      </w:pPr>
      <w:bookmarkStart w:id="1804" w:name="_Toc455407491"/>
      <w:bookmarkStart w:id="1805" w:name="_Toc455407767"/>
      <w:bookmarkStart w:id="1806" w:name="_Toc455413395"/>
      <w:bookmarkStart w:id="1807" w:name="_Toc455415032"/>
      <w:bookmarkStart w:id="1808" w:name="_Toc455415099"/>
      <w:bookmarkStart w:id="1809" w:name="_Toc455416054"/>
      <w:bookmarkStart w:id="1810" w:name="_Toc455416121"/>
      <w:bookmarkEnd w:id="1804"/>
      <w:bookmarkEnd w:id="1805"/>
      <w:bookmarkEnd w:id="1806"/>
      <w:bookmarkEnd w:id="1807"/>
      <w:bookmarkEnd w:id="1808"/>
      <w:bookmarkEnd w:id="1809"/>
      <w:bookmarkEnd w:id="1810"/>
    </w:p>
    <w:p w14:paraId="4BE42612" w14:textId="4C3DCFD9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811" w:author="Author"/>
          <w:del w:id="1812" w:author="Author"/>
        </w:rPr>
      </w:pPr>
      <w:bookmarkStart w:id="1813" w:name="_Toc455407492"/>
      <w:bookmarkStart w:id="1814" w:name="_Toc455407768"/>
      <w:bookmarkStart w:id="1815" w:name="_Toc455413396"/>
      <w:bookmarkStart w:id="1816" w:name="_Toc455415033"/>
      <w:bookmarkStart w:id="1817" w:name="_Toc455415100"/>
      <w:bookmarkStart w:id="1818" w:name="_Toc455416055"/>
      <w:bookmarkStart w:id="1819" w:name="_Toc455416122"/>
      <w:bookmarkEnd w:id="1813"/>
      <w:bookmarkEnd w:id="1814"/>
      <w:bookmarkEnd w:id="1815"/>
      <w:bookmarkEnd w:id="1816"/>
      <w:bookmarkEnd w:id="1817"/>
      <w:bookmarkEnd w:id="1818"/>
      <w:bookmarkEnd w:id="1819"/>
    </w:p>
    <w:p w14:paraId="0A956FF6" w14:textId="7A5B9A5C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820" w:author="Author"/>
          <w:del w:id="1821" w:author="Author"/>
        </w:rPr>
      </w:pPr>
      <w:bookmarkStart w:id="1822" w:name="_Toc455407493"/>
      <w:bookmarkStart w:id="1823" w:name="_Toc455407769"/>
      <w:bookmarkStart w:id="1824" w:name="_Toc455413397"/>
      <w:bookmarkStart w:id="1825" w:name="_Toc455415034"/>
      <w:bookmarkStart w:id="1826" w:name="_Toc455415101"/>
      <w:bookmarkStart w:id="1827" w:name="_Toc455416056"/>
      <w:bookmarkStart w:id="1828" w:name="_Toc455416123"/>
      <w:bookmarkEnd w:id="1822"/>
      <w:bookmarkEnd w:id="1823"/>
      <w:bookmarkEnd w:id="1824"/>
      <w:bookmarkEnd w:id="1825"/>
      <w:bookmarkEnd w:id="1826"/>
      <w:bookmarkEnd w:id="1827"/>
      <w:bookmarkEnd w:id="1828"/>
    </w:p>
    <w:p w14:paraId="21F4E7AB" w14:textId="273DB628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829" w:author="Author"/>
          <w:del w:id="1830" w:author="Author"/>
        </w:rPr>
      </w:pPr>
      <w:bookmarkStart w:id="1831" w:name="_Toc455407494"/>
      <w:bookmarkStart w:id="1832" w:name="_Toc455407770"/>
      <w:bookmarkStart w:id="1833" w:name="_Toc455413398"/>
      <w:bookmarkStart w:id="1834" w:name="_Toc455415035"/>
      <w:bookmarkStart w:id="1835" w:name="_Toc455415102"/>
      <w:bookmarkStart w:id="1836" w:name="_Toc455416057"/>
      <w:bookmarkStart w:id="1837" w:name="_Toc455416124"/>
      <w:bookmarkEnd w:id="1831"/>
      <w:bookmarkEnd w:id="1832"/>
      <w:bookmarkEnd w:id="1833"/>
      <w:bookmarkEnd w:id="1834"/>
      <w:bookmarkEnd w:id="1835"/>
      <w:bookmarkEnd w:id="1836"/>
      <w:bookmarkEnd w:id="1837"/>
    </w:p>
    <w:p w14:paraId="687D7A1B" w14:textId="0581E464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838" w:author="Author"/>
          <w:del w:id="1839" w:author="Author"/>
        </w:rPr>
      </w:pPr>
      <w:bookmarkStart w:id="1840" w:name="_Toc455407495"/>
      <w:bookmarkStart w:id="1841" w:name="_Toc455407771"/>
      <w:bookmarkStart w:id="1842" w:name="_Toc455413399"/>
      <w:bookmarkStart w:id="1843" w:name="_Toc455415036"/>
      <w:bookmarkStart w:id="1844" w:name="_Toc455415103"/>
      <w:bookmarkStart w:id="1845" w:name="_Toc455416058"/>
      <w:bookmarkStart w:id="1846" w:name="_Toc455416125"/>
      <w:bookmarkEnd w:id="1840"/>
      <w:bookmarkEnd w:id="1841"/>
      <w:bookmarkEnd w:id="1842"/>
      <w:bookmarkEnd w:id="1843"/>
      <w:bookmarkEnd w:id="1844"/>
      <w:bookmarkEnd w:id="1845"/>
      <w:bookmarkEnd w:id="1846"/>
    </w:p>
    <w:p w14:paraId="5B71D44C" w14:textId="63238B38" w:rsidR="000E3214" w:rsidDel="00253218" w:rsidRDefault="000E3214" w:rsidP="008A65D5">
      <w:pPr>
        <w:pStyle w:val="Heading2"/>
        <w:numPr>
          <w:ilvl w:val="0"/>
          <w:numId w:val="0"/>
        </w:numPr>
        <w:ind w:left="1078"/>
        <w:rPr>
          <w:ins w:id="1847" w:author="Author"/>
          <w:del w:id="1848" w:author="Author"/>
        </w:rPr>
      </w:pPr>
      <w:bookmarkStart w:id="1849" w:name="_Toc455407496"/>
      <w:bookmarkStart w:id="1850" w:name="_Toc455407772"/>
      <w:bookmarkStart w:id="1851" w:name="_Toc455413400"/>
      <w:bookmarkStart w:id="1852" w:name="_Toc455415037"/>
      <w:bookmarkStart w:id="1853" w:name="_Toc455415104"/>
      <w:bookmarkStart w:id="1854" w:name="_Toc455416059"/>
      <w:bookmarkStart w:id="1855" w:name="_Toc455416126"/>
      <w:bookmarkEnd w:id="1849"/>
      <w:bookmarkEnd w:id="1850"/>
      <w:bookmarkEnd w:id="1851"/>
      <w:bookmarkEnd w:id="1852"/>
      <w:bookmarkEnd w:id="1853"/>
      <w:bookmarkEnd w:id="1854"/>
      <w:bookmarkEnd w:id="1855"/>
    </w:p>
    <w:p w14:paraId="38EA41E6" w14:textId="65A0DAB4" w:rsidR="000E3214" w:rsidRPr="00444E7E" w:rsidDel="00253218" w:rsidRDefault="000E3214" w:rsidP="008A65D5">
      <w:pPr>
        <w:pStyle w:val="Heading2"/>
        <w:numPr>
          <w:ilvl w:val="0"/>
          <w:numId w:val="0"/>
        </w:numPr>
        <w:ind w:left="1078"/>
        <w:rPr>
          <w:del w:id="1856" w:author="Author"/>
        </w:rPr>
      </w:pPr>
      <w:bookmarkStart w:id="1857" w:name="_Toc455407497"/>
      <w:bookmarkStart w:id="1858" w:name="_Toc455407773"/>
      <w:bookmarkStart w:id="1859" w:name="_Toc455413401"/>
      <w:bookmarkStart w:id="1860" w:name="_Toc455415038"/>
      <w:bookmarkStart w:id="1861" w:name="_Toc455415105"/>
      <w:bookmarkStart w:id="1862" w:name="_Toc455416060"/>
      <w:bookmarkStart w:id="1863" w:name="_Toc455416127"/>
      <w:bookmarkEnd w:id="1857"/>
      <w:bookmarkEnd w:id="1858"/>
      <w:bookmarkEnd w:id="1859"/>
      <w:bookmarkEnd w:id="1860"/>
      <w:bookmarkEnd w:id="1861"/>
      <w:bookmarkEnd w:id="1862"/>
      <w:bookmarkEnd w:id="1863"/>
    </w:p>
    <w:p w14:paraId="660952CD" w14:textId="77777777" w:rsidR="008A65D5" w:rsidRDefault="008A65D5" w:rsidP="008A65D5">
      <w:pPr>
        <w:pStyle w:val="Heading1"/>
      </w:pPr>
      <w:bookmarkStart w:id="1864" w:name="_Toc455416128"/>
      <w:r w:rsidRPr="00444E7E">
        <w:t>References</w:t>
      </w:r>
      <w:bookmarkEnd w:id="1864"/>
    </w:p>
    <w:p w14:paraId="77FED58E" w14:textId="77777777" w:rsidR="008A65D5" w:rsidRPr="008A65D5" w:rsidRDefault="008A65D5" w:rsidP="008A65D5">
      <w:pPr>
        <w:pStyle w:val="NormalIndent"/>
      </w:pPr>
    </w:p>
    <w:p w14:paraId="5A29F648" w14:textId="4073D947" w:rsidR="00CD7161" w:rsidRPr="00444E7E" w:rsidRDefault="00CD7161" w:rsidP="00420347">
      <w:pPr>
        <w:pStyle w:val="Reference"/>
      </w:pPr>
      <w:bookmarkStart w:id="1865" w:name="_Ref437908896"/>
      <w:r w:rsidRPr="00444E7E">
        <w:t>API, "</w:t>
      </w:r>
      <w:r w:rsidR="00420347" w:rsidRPr="00444E7E">
        <w:t xml:space="preserve"> Design and Analysis of </w:t>
      </w:r>
      <w:proofErr w:type="spellStart"/>
      <w:r w:rsidR="00420347" w:rsidRPr="00444E7E">
        <w:t>Stationkeeping</w:t>
      </w:r>
      <w:proofErr w:type="spellEnd"/>
      <w:r w:rsidR="00420347" w:rsidRPr="00444E7E">
        <w:t xml:space="preserve"> Systems for Floating Structures </w:t>
      </w:r>
      <w:r w:rsidRPr="00444E7E">
        <w:t xml:space="preserve">", API </w:t>
      </w:r>
      <w:r w:rsidR="00420347" w:rsidRPr="00444E7E">
        <w:t>RP 2SK,</w:t>
      </w:r>
      <w:r w:rsidRPr="00444E7E">
        <w:t xml:space="preserve"> </w:t>
      </w:r>
      <w:bookmarkEnd w:id="1865"/>
      <w:r w:rsidR="00420347" w:rsidRPr="00444E7E">
        <w:t>2005</w:t>
      </w:r>
    </w:p>
    <w:p w14:paraId="16DA133B" w14:textId="6EF8C6CC" w:rsidR="00CD7161" w:rsidRPr="00444E7E" w:rsidRDefault="00CD7161" w:rsidP="00CD7161">
      <w:pPr>
        <w:pStyle w:val="Reference"/>
      </w:pPr>
      <w:bookmarkStart w:id="1866" w:name="_Ref437940555"/>
      <w:r w:rsidRPr="00444E7E">
        <w:t>API, "</w:t>
      </w:r>
      <w:r w:rsidR="00420347" w:rsidRPr="00444E7E">
        <w:t xml:space="preserve">Synthetic or </w:t>
      </w:r>
      <w:proofErr w:type="spellStart"/>
      <w:r w:rsidR="00420347" w:rsidRPr="00444E7E">
        <w:t>fiber</w:t>
      </w:r>
      <w:proofErr w:type="spellEnd"/>
      <w:r w:rsidR="00420347" w:rsidRPr="00444E7E">
        <w:t xml:space="preserve"> rope??</w:t>
      </w:r>
      <w:r w:rsidRPr="00444E7E">
        <w:t xml:space="preserve">", API </w:t>
      </w:r>
      <w:r w:rsidR="00420347" w:rsidRPr="00444E7E">
        <w:t>2I</w:t>
      </w:r>
      <w:r w:rsidRPr="00444E7E">
        <w:t>, September, 1995</w:t>
      </w:r>
      <w:bookmarkEnd w:id="1866"/>
    </w:p>
    <w:p w14:paraId="47208790" w14:textId="3EDA30C6" w:rsidR="00CD7161" w:rsidRPr="00444E7E" w:rsidRDefault="00CD7161" w:rsidP="00CD7161">
      <w:pPr>
        <w:pStyle w:val="Reference"/>
      </w:pPr>
      <w:bookmarkStart w:id="1867" w:name="_Ref438074932"/>
      <w:r w:rsidRPr="00444E7E">
        <w:t>API, "</w:t>
      </w:r>
      <w:proofErr w:type="spellStart"/>
      <w:r w:rsidR="00420347" w:rsidRPr="00444E7E">
        <w:t>Metocean</w:t>
      </w:r>
      <w:proofErr w:type="spellEnd"/>
      <w:r w:rsidRPr="00444E7E">
        <w:t>", API-RP-</w:t>
      </w:r>
      <w:r w:rsidR="00420347" w:rsidRPr="00444E7E">
        <w:t>2MET</w:t>
      </w:r>
      <w:r w:rsidRPr="00444E7E">
        <w:t xml:space="preserve">, </w:t>
      </w:r>
      <w:r w:rsidR="00420347" w:rsidRPr="00444E7E">
        <w:t>2014</w:t>
      </w:r>
      <w:r w:rsidRPr="00444E7E">
        <w:t>.</w:t>
      </w:r>
      <w:bookmarkEnd w:id="1867"/>
    </w:p>
    <w:p w14:paraId="45FD83F1" w14:textId="5B70E36A" w:rsidR="00CD7161" w:rsidRPr="00444E7E" w:rsidRDefault="00CD7161" w:rsidP="00CD7161">
      <w:pPr>
        <w:pStyle w:val="Reference"/>
      </w:pPr>
      <w:bookmarkStart w:id="1868" w:name="_Ref448501760"/>
      <w:r w:rsidRPr="00444E7E">
        <w:t>API, "Recommended Practice for Completion/Workover Risers", API-RP-17G, 2006.</w:t>
      </w:r>
      <w:bookmarkEnd w:id="1868"/>
    </w:p>
    <w:p w14:paraId="39FFC9D9" w14:textId="77777777" w:rsidR="00CD7161" w:rsidRPr="00444E7E" w:rsidDel="00253218" w:rsidRDefault="00CD7161" w:rsidP="00253218">
      <w:pPr>
        <w:pStyle w:val="NormalIndent"/>
        <w:rPr>
          <w:del w:id="1869" w:author="Author"/>
        </w:rPr>
      </w:pPr>
    </w:p>
    <w:p w14:paraId="1CF69975" w14:textId="4B68408B" w:rsidR="008F0DFD" w:rsidRPr="00444E7E" w:rsidDel="000E3214" w:rsidRDefault="008F0DFD">
      <w:pPr>
        <w:pStyle w:val="NormalIndent"/>
        <w:ind w:left="0"/>
        <w:rPr>
          <w:del w:id="1870" w:author="Author"/>
        </w:rPr>
        <w:pPrChange w:id="1871" w:author="Author">
          <w:pPr>
            <w:pStyle w:val="NormalIndent"/>
          </w:pPr>
        </w:pPrChange>
      </w:pPr>
    </w:p>
    <w:p w14:paraId="3B69CF7B" w14:textId="77777777" w:rsidR="008F0DFD" w:rsidRPr="00444E7E" w:rsidRDefault="008F0DFD">
      <w:pPr>
        <w:pStyle w:val="NormalIndent"/>
        <w:ind w:left="0"/>
        <w:pPrChange w:id="1872" w:author="Author">
          <w:pPr>
            <w:pStyle w:val="NormalIndent"/>
          </w:pPr>
        </w:pPrChange>
      </w:pPr>
    </w:p>
    <w:p w14:paraId="183281F6" w14:textId="260C6F5E" w:rsidR="00D46ACF" w:rsidRPr="00444E7E" w:rsidRDefault="00D10530" w:rsidP="00D10530">
      <w:pPr>
        <w:pStyle w:val="Heading7"/>
      </w:pPr>
      <w:r w:rsidRPr="00444E7E">
        <w:t xml:space="preserve"> </w:t>
      </w:r>
      <w:bookmarkStart w:id="1873" w:name="_Toc455416129"/>
      <w:r w:rsidRPr="00444E7E">
        <w:t xml:space="preserve">- </w:t>
      </w:r>
      <w:r w:rsidR="004F55A3" w:rsidRPr="00444E7E">
        <w:t xml:space="preserve">Vessel </w:t>
      </w:r>
      <w:r w:rsidR="00F201EB" w:rsidRPr="00444E7E">
        <w:t>Data Dimensions</w:t>
      </w:r>
      <w:bookmarkEnd w:id="1873"/>
    </w:p>
    <w:p w14:paraId="2DA19BAD" w14:textId="4669BCFA" w:rsidR="00AE0EAD" w:rsidRPr="00444E7E" w:rsidRDefault="00B8359A" w:rsidP="00E624CE">
      <w:pPr>
        <w:pStyle w:val="NormalIndent"/>
      </w:pPr>
      <w:r w:rsidRPr="00444E7E">
        <w:t xml:space="preserve">A 6th generation </w:t>
      </w:r>
      <w:r w:rsidR="00EA4C77" w:rsidRPr="00444E7E">
        <w:t>semi-submersible</w:t>
      </w:r>
      <w:r w:rsidRPr="00444E7E">
        <w:t xml:space="preserve"> is considered for the analysis. The </w:t>
      </w:r>
      <w:r w:rsidR="00D46ACF" w:rsidRPr="00444E7E">
        <w:t xml:space="preserve">key vessel </w:t>
      </w:r>
      <w:r w:rsidRPr="00444E7E">
        <w:t xml:space="preserve">dimensions of the </w:t>
      </w:r>
      <w:r w:rsidR="004F55A3" w:rsidRPr="00444E7E">
        <w:t xml:space="preserve">vessel are listed in </w:t>
      </w:r>
      <w:r w:rsidR="004F55A3" w:rsidRPr="00444E7E">
        <w:fldChar w:fldCharType="begin"/>
      </w:r>
      <w:r w:rsidR="004F55A3" w:rsidRPr="00444E7E">
        <w:instrText xml:space="preserve"> REF _Ref447640523 \h </w:instrText>
      </w:r>
      <w:r w:rsidR="00E624CE" w:rsidRPr="00444E7E">
        <w:instrText xml:space="preserve"> \* MERGEFORMAT </w:instrText>
      </w:r>
      <w:r w:rsidR="004F55A3" w:rsidRPr="00444E7E">
        <w:fldChar w:fldCharType="separate"/>
      </w:r>
      <w:r w:rsidR="004F55A3" w:rsidRPr="00444E7E">
        <w:t>Table 1</w:t>
      </w:r>
      <w:r w:rsidR="004F55A3" w:rsidRPr="00444E7E">
        <w:fldChar w:fldCharType="end"/>
      </w:r>
      <w:r w:rsidR="004F55A3" w:rsidRPr="00444E7E">
        <w:t>.</w:t>
      </w:r>
    </w:p>
    <w:p w14:paraId="44700553" w14:textId="77777777" w:rsidR="00B8359A" w:rsidRPr="00444E7E" w:rsidRDefault="00B8359A" w:rsidP="00E624CE">
      <w:pPr>
        <w:pStyle w:val="NormalIndent"/>
      </w:pPr>
    </w:p>
    <w:tbl>
      <w:tblPr>
        <w:tblStyle w:val="TableGrid"/>
        <w:tblW w:w="0" w:type="auto"/>
        <w:tblInd w:w="794" w:type="dxa"/>
        <w:tblLook w:val="04A0" w:firstRow="1" w:lastRow="0" w:firstColumn="1" w:lastColumn="0" w:noHBand="0" w:noVBand="1"/>
      </w:tblPr>
      <w:tblGrid>
        <w:gridCol w:w="4580"/>
        <w:gridCol w:w="35"/>
        <w:gridCol w:w="4545"/>
      </w:tblGrid>
      <w:tr w:rsidR="00E624CE" w:rsidRPr="00444E7E" w14:paraId="489BEE77" w14:textId="77777777" w:rsidTr="00A634EA">
        <w:tc>
          <w:tcPr>
            <w:tcW w:w="9160" w:type="dxa"/>
            <w:gridSpan w:val="3"/>
          </w:tcPr>
          <w:p w14:paraId="222A3765" w14:textId="6BC14B7F" w:rsidR="00E624CE" w:rsidRPr="00444E7E" w:rsidRDefault="00E624CE" w:rsidP="00E624CE">
            <w:pPr>
              <w:pStyle w:val="NormalIndent"/>
              <w:ind w:left="0"/>
              <w:jc w:val="left"/>
              <w:rPr>
                <w:b/>
                <w:szCs w:val="24"/>
              </w:rPr>
            </w:pPr>
            <w:r w:rsidRPr="00444E7E">
              <w:rPr>
                <w:b/>
                <w:szCs w:val="24"/>
              </w:rPr>
              <w:t>Main Particulars</w:t>
            </w:r>
          </w:p>
        </w:tc>
      </w:tr>
      <w:tr w:rsidR="004F55A3" w:rsidRPr="00444E7E" w14:paraId="0D63B638" w14:textId="77777777" w:rsidTr="00436F5B">
        <w:tc>
          <w:tcPr>
            <w:tcW w:w="4615" w:type="dxa"/>
            <w:gridSpan w:val="2"/>
          </w:tcPr>
          <w:p w14:paraId="2F8E585F" w14:textId="674BFC6E" w:rsidR="004F55A3" w:rsidRPr="00444E7E" w:rsidRDefault="004F55A3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Overall length</w:t>
            </w:r>
          </w:p>
        </w:tc>
        <w:tc>
          <w:tcPr>
            <w:tcW w:w="4545" w:type="dxa"/>
          </w:tcPr>
          <w:p w14:paraId="02E10404" w14:textId="0BB83283" w:rsidR="004F55A3" w:rsidRPr="00444E7E" w:rsidRDefault="004F55A3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380.51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(115.98 m)</w:t>
            </w:r>
          </w:p>
        </w:tc>
      </w:tr>
      <w:tr w:rsidR="004F55A3" w:rsidRPr="00444E7E" w14:paraId="5FD59B8C" w14:textId="77777777" w:rsidTr="00436F5B">
        <w:tc>
          <w:tcPr>
            <w:tcW w:w="4615" w:type="dxa"/>
            <w:gridSpan w:val="2"/>
          </w:tcPr>
          <w:p w14:paraId="45522EA1" w14:textId="34768955" w:rsidR="004F55A3" w:rsidRPr="00444E7E" w:rsidRDefault="004F55A3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Beam</w:t>
            </w:r>
          </w:p>
        </w:tc>
        <w:tc>
          <w:tcPr>
            <w:tcW w:w="4545" w:type="dxa"/>
          </w:tcPr>
          <w:p w14:paraId="7CD3AE60" w14:textId="290B893E" w:rsidR="004F55A3" w:rsidRPr="00444E7E" w:rsidRDefault="004F55A3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304.56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(92.83 m)</w:t>
            </w:r>
          </w:p>
        </w:tc>
      </w:tr>
      <w:tr w:rsidR="00E624CE" w:rsidRPr="00444E7E" w14:paraId="5684E1A7" w14:textId="77777777" w:rsidTr="00A634EA">
        <w:tc>
          <w:tcPr>
            <w:tcW w:w="9160" w:type="dxa"/>
            <w:gridSpan w:val="3"/>
          </w:tcPr>
          <w:p w14:paraId="3F8E70A9" w14:textId="3239786F" w:rsidR="00E624CE" w:rsidRPr="00444E7E" w:rsidRDefault="00E624CE" w:rsidP="00E624CE">
            <w:pPr>
              <w:pStyle w:val="NormalIndent"/>
              <w:ind w:left="0"/>
              <w:jc w:val="left"/>
              <w:rPr>
                <w:b/>
                <w:szCs w:val="24"/>
              </w:rPr>
            </w:pPr>
            <w:r w:rsidRPr="00444E7E">
              <w:rPr>
                <w:b/>
                <w:szCs w:val="24"/>
              </w:rPr>
              <w:t>Upper Hull</w:t>
            </w:r>
          </w:p>
        </w:tc>
      </w:tr>
      <w:tr w:rsidR="00E624CE" w:rsidRPr="00444E7E" w14:paraId="551594A3" w14:textId="77777777" w:rsidTr="00436F5B">
        <w:tc>
          <w:tcPr>
            <w:tcW w:w="4615" w:type="dxa"/>
            <w:gridSpan w:val="2"/>
          </w:tcPr>
          <w:p w14:paraId="5730E91A" w14:textId="29628FED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Length</w:t>
            </w:r>
          </w:p>
        </w:tc>
        <w:tc>
          <w:tcPr>
            <w:tcW w:w="4545" w:type="dxa"/>
          </w:tcPr>
          <w:p w14:paraId="0A6B6530" w14:textId="52694AE3" w:rsidR="00E624CE" w:rsidRPr="00444E7E" w:rsidRDefault="00E624CE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244.2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(74.42 m)</w:t>
            </w:r>
          </w:p>
        </w:tc>
      </w:tr>
      <w:tr w:rsidR="00E624CE" w:rsidRPr="00444E7E" w14:paraId="783F245A" w14:textId="77777777" w:rsidTr="00436F5B">
        <w:tc>
          <w:tcPr>
            <w:tcW w:w="4615" w:type="dxa"/>
            <w:gridSpan w:val="2"/>
          </w:tcPr>
          <w:p w14:paraId="6B9383C9" w14:textId="45383B0F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Breadth</w:t>
            </w:r>
          </w:p>
        </w:tc>
        <w:tc>
          <w:tcPr>
            <w:tcW w:w="4545" w:type="dxa"/>
          </w:tcPr>
          <w:p w14:paraId="15339DF3" w14:textId="191AC296" w:rsidR="00E624CE" w:rsidRPr="00444E7E" w:rsidRDefault="00E624CE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244.2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(74.42 m)</w:t>
            </w:r>
          </w:p>
        </w:tc>
      </w:tr>
      <w:tr w:rsidR="00E624CE" w:rsidRPr="00444E7E" w14:paraId="7CB12539" w14:textId="77777777" w:rsidTr="00436F5B">
        <w:tc>
          <w:tcPr>
            <w:tcW w:w="4615" w:type="dxa"/>
            <w:gridSpan w:val="2"/>
          </w:tcPr>
          <w:p w14:paraId="2C84A5BA" w14:textId="0D8C813E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Depth</w:t>
            </w:r>
          </w:p>
        </w:tc>
        <w:tc>
          <w:tcPr>
            <w:tcW w:w="4545" w:type="dxa"/>
          </w:tcPr>
          <w:p w14:paraId="77D68B76" w14:textId="643A0E65" w:rsidR="00E624CE" w:rsidRPr="00444E7E" w:rsidRDefault="00E624CE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28.2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(8.6 m)</w:t>
            </w:r>
          </w:p>
        </w:tc>
      </w:tr>
      <w:tr w:rsidR="00E624CE" w:rsidRPr="00444E7E" w14:paraId="5CBBA65A" w14:textId="77777777" w:rsidTr="00A634EA">
        <w:tc>
          <w:tcPr>
            <w:tcW w:w="9160" w:type="dxa"/>
            <w:gridSpan w:val="3"/>
          </w:tcPr>
          <w:p w14:paraId="54EB2A1E" w14:textId="7011E4FD" w:rsidR="00E624CE" w:rsidRPr="00444E7E" w:rsidRDefault="00E624CE" w:rsidP="00E624CE">
            <w:pPr>
              <w:pStyle w:val="NormalIndent"/>
              <w:ind w:left="0"/>
              <w:jc w:val="left"/>
              <w:rPr>
                <w:b/>
                <w:szCs w:val="24"/>
              </w:rPr>
            </w:pPr>
            <w:r w:rsidRPr="00444E7E">
              <w:rPr>
                <w:b/>
                <w:szCs w:val="24"/>
              </w:rPr>
              <w:t>Lower Hulls</w:t>
            </w:r>
          </w:p>
        </w:tc>
      </w:tr>
      <w:tr w:rsidR="00E624CE" w:rsidRPr="00444E7E" w14:paraId="475738EE" w14:textId="77777777" w:rsidTr="00436F5B">
        <w:tc>
          <w:tcPr>
            <w:tcW w:w="4615" w:type="dxa"/>
            <w:gridSpan w:val="2"/>
          </w:tcPr>
          <w:p w14:paraId="30CBCD20" w14:textId="2069E4CE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Length Overall</w:t>
            </w:r>
          </w:p>
        </w:tc>
        <w:tc>
          <w:tcPr>
            <w:tcW w:w="4545" w:type="dxa"/>
          </w:tcPr>
          <w:p w14:paraId="15891780" w14:textId="222D5E67" w:rsidR="00E624CE" w:rsidRPr="00444E7E" w:rsidRDefault="005D5412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324.2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(98.82 m)</w:t>
            </w:r>
          </w:p>
        </w:tc>
      </w:tr>
      <w:tr w:rsidR="00E624CE" w:rsidRPr="00444E7E" w14:paraId="2B5614D4" w14:textId="77777777" w:rsidTr="00436F5B">
        <w:tc>
          <w:tcPr>
            <w:tcW w:w="4615" w:type="dxa"/>
            <w:gridSpan w:val="2"/>
          </w:tcPr>
          <w:p w14:paraId="0CB936ED" w14:textId="45BAE726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Breadth (Amidships)</w:t>
            </w:r>
          </w:p>
        </w:tc>
        <w:tc>
          <w:tcPr>
            <w:tcW w:w="4545" w:type="dxa"/>
          </w:tcPr>
          <w:p w14:paraId="387CEB27" w14:textId="1C943006" w:rsidR="00E624CE" w:rsidRPr="00444E7E" w:rsidRDefault="005D5412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66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(20.12 m)</w:t>
            </w:r>
          </w:p>
        </w:tc>
      </w:tr>
      <w:tr w:rsidR="00E624CE" w:rsidRPr="00444E7E" w14:paraId="4D3DEBDB" w14:textId="77777777" w:rsidTr="00436F5B">
        <w:tc>
          <w:tcPr>
            <w:tcW w:w="4615" w:type="dxa"/>
            <w:gridSpan w:val="2"/>
          </w:tcPr>
          <w:p w14:paraId="0512D78E" w14:textId="2E428016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Depth</w:t>
            </w:r>
          </w:p>
        </w:tc>
        <w:tc>
          <w:tcPr>
            <w:tcW w:w="4545" w:type="dxa"/>
          </w:tcPr>
          <w:p w14:paraId="3EE40919" w14:textId="7C5DBD9F" w:rsidR="00E624CE" w:rsidRPr="00444E7E" w:rsidRDefault="005D5412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28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(8.54 m)</w:t>
            </w:r>
          </w:p>
        </w:tc>
      </w:tr>
      <w:tr w:rsidR="00E624CE" w:rsidRPr="00444E7E" w14:paraId="0E874D65" w14:textId="77777777" w:rsidTr="00436F5B">
        <w:tc>
          <w:tcPr>
            <w:tcW w:w="4615" w:type="dxa"/>
            <w:gridSpan w:val="2"/>
          </w:tcPr>
          <w:p w14:paraId="2A79D19C" w14:textId="049D8EE7" w:rsidR="00E624CE" w:rsidRPr="00444E7E" w:rsidRDefault="00E624CE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Corner Radius</w:t>
            </w:r>
          </w:p>
        </w:tc>
        <w:tc>
          <w:tcPr>
            <w:tcW w:w="4545" w:type="dxa"/>
          </w:tcPr>
          <w:p w14:paraId="1E6B1EBF" w14:textId="0A6A7B8D" w:rsidR="00E624CE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7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(2.13 m)</w:t>
            </w:r>
          </w:p>
        </w:tc>
      </w:tr>
      <w:tr w:rsidR="00E00307" w:rsidRPr="00444E7E" w14:paraId="224162EF" w14:textId="77777777" w:rsidTr="00436F5B">
        <w:tc>
          <w:tcPr>
            <w:tcW w:w="4615" w:type="dxa"/>
            <w:gridSpan w:val="2"/>
          </w:tcPr>
          <w:p w14:paraId="2EBF7D2B" w14:textId="0E796F56" w:rsidR="00E00307" w:rsidRPr="00444E7E" w:rsidRDefault="00E00307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Transverse Distance (CL to CL)</w:t>
            </w:r>
          </w:p>
        </w:tc>
        <w:tc>
          <w:tcPr>
            <w:tcW w:w="4545" w:type="dxa"/>
          </w:tcPr>
          <w:p w14:paraId="0331A2DB" w14:textId="1EF66D58" w:rsidR="00E00307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>192.1 (58.56 m)</w:t>
            </w:r>
          </w:p>
        </w:tc>
      </w:tr>
      <w:tr w:rsidR="00E00307" w:rsidRPr="00444E7E" w14:paraId="1D432FAF" w14:textId="77777777" w:rsidTr="00A634EA">
        <w:tc>
          <w:tcPr>
            <w:tcW w:w="9160" w:type="dxa"/>
            <w:gridSpan w:val="3"/>
          </w:tcPr>
          <w:p w14:paraId="178D27F9" w14:textId="69DDB332" w:rsidR="00E00307" w:rsidRPr="00444E7E" w:rsidRDefault="00E00307" w:rsidP="00E00307">
            <w:pPr>
              <w:pStyle w:val="NormalIndent"/>
              <w:ind w:left="0"/>
              <w:jc w:val="left"/>
              <w:rPr>
                <w:szCs w:val="24"/>
              </w:rPr>
            </w:pPr>
            <w:r w:rsidRPr="00444E7E">
              <w:rPr>
                <w:b/>
                <w:szCs w:val="24"/>
              </w:rPr>
              <w:t>Columns</w:t>
            </w:r>
          </w:p>
        </w:tc>
      </w:tr>
      <w:tr w:rsidR="004F55A3" w:rsidRPr="00444E7E" w14:paraId="66AA3907" w14:textId="77777777" w:rsidTr="00436F5B">
        <w:tc>
          <w:tcPr>
            <w:tcW w:w="4615" w:type="dxa"/>
            <w:gridSpan w:val="2"/>
          </w:tcPr>
          <w:p w14:paraId="69B5A673" w14:textId="7930661E" w:rsidR="004F55A3" w:rsidRPr="00444E7E" w:rsidRDefault="00E00307" w:rsidP="004F55A3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  <w:lang w:val="en-IN" w:eastAsia="en-IN"/>
              </w:rPr>
              <w:t>Number of Columns on each Pontoon</w:t>
            </w:r>
          </w:p>
        </w:tc>
        <w:tc>
          <w:tcPr>
            <w:tcW w:w="4545" w:type="dxa"/>
          </w:tcPr>
          <w:p w14:paraId="78BF86FB" w14:textId="50CA8EC0" w:rsidR="004F55A3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>4</w:t>
            </w:r>
          </w:p>
        </w:tc>
      </w:tr>
      <w:tr w:rsidR="004F55A3" w:rsidRPr="00444E7E" w14:paraId="0E79F08A" w14:textId="77777777" w:rsidTr="00436F5B">
        <w:tc>
          <w:tcPr>
            <w:tcW w:w="4615" w:type="dxa"/>
            <w:gridSpan w:val="2"/>
          </w:tcPr>
          <w:p w14:paraId="618AF337" w14:textId="21866301" w:rsidR="004F55A3" w:rsidRPr="00444E7E" w:rsidRDefault="00E00307" w:rsidP="00AE0EAD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  <w:lang w:val="en-IN" w:eastAsia="en-IN"/>
              </w:rPr>
              <w:t>Horizontal Section (L x B) – Column Top</w:t>
            </w:r>
          </w:p>
        </w:tc>
        <w:tc>
          <w:tcPr>
            <w:tcW w:w="4545" w:type="dxa"/>
          </w:tcPr>
          <w:p w14:paraId="2AA17107" w14:textId="046DF84E" w:rsidR="004F55A3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15.86 m)</w:t>
            </w:r>
          </w:p>
        </w:tc>
      </w:tr>
      <w:tr w:rsidR="00E00307" w:rsidRPr="00444E7E" w14:paraId="369BCD7A" w14:textId="77777777" w:rsidTr="00436F5B">
        <w:tc>
          <w:tcPr>
            <w:tcW w:w="4615" w:type="dxa"/>
            <w:gridSpan w:val="2"/>
          </w:tcPr>
          <w:p w14:paraId="637C30EA" w14:textId="68F977FE" w:rsidR="00E00307" w:rsidRPr="00444E7E" w:rsidRDefault="00E00307" w:rsidP="00AE0EAD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Horizontal Section (L x B) – (14.0 m above B.L.)</w:t>
            </w:r>
          </w:p>
        </w:tc>
        <w:tc>
          <w:tcPr>
            <w:tcW w:w="4545" w:type="dxa"/>
          </w:tcPr>
          <w:p w14:paraId="2E6D6A82" w14:textId="10A2FCDC" w:rsidR="00E00307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58.9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17.95 m)</w:t>
            </w:r>
          </w:p>
        </w:tc>
      </w:tr>
      <w:tr w:rsidR="00E00307" w:rsidRPr="00444E7E" w14:paraId="574122B2" w14:textId="77777777" w:rsidTr="00436F5B">
        <w:tc>
          <w:tcPr>
            <w:tcW w:w="4615" w:type="dxa"/>
            <w:gridSpan w:val="2"/>
          </w:tcPr>
          <w:p w14:paraId="2CC32D78" w14:textId="188F7333" w:rsidR="00E00307" w:rsidRPr="00444E7E" w:rsidRDefault="00E00307" w:rsidP="00AE0EAD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Horizontal Section (L x B) – (22.0 m above B.L.)</w:t>
            </w:r>
          </w:p>
        </w:tc>
        <w:tc>
          <w:tcPr>
            <w:tcW w:w="4545" w:type="dxa"/>
          </w:tcPr>
          <w:p w14:paraId="56B4201F" w14:textId="501BE9E2" w:rsidR="00E00307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58.9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17.95 m)</w:t>
            </w:r>
          </w:p>
        </w:tc>
      </w:tr>
      <w:tr w:rsidR="00E00307" w:rsidRPr="00444E7E" w14:paraId="5AD4441E" w14:textId="77777777" w:rsidTr="00436F5B">
        <w:tc>
          <w:tcPr>
            <w:tcW w:w="4615" w:type="dxa"/>
            <w:gridSpan w:val="2"/>
          </w:tcPr>
          <w:p w14:paraId="41073173" w14:textId="12E17C5C" w:rsidR="00E00307" w:rsidRPr="00444E7E" w:rsidRDefault="00E00307" w:rsidP="00AE0EAD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Horizontal Section (L x B) – (Column Bottom)</w:t>
            </w:r>
          </w:p>
        </w:tc>
        <w:tc>
          <w:tcPr>
            <w:tcW w:w="4545" w:type="dxa"/>
          </w:tcPr>
          <w:p w14:paraId="4C00EEC1" w14:textId="0746F6BC" w:rsidR="00E00307" w:rsidRPr="00444E7E" w:rsidRDefault="00E00307" w:rsidP="0063465D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15.86 m)</w:t>
            </w:r>
          </w:p>
        </w:tc>
      </w:tr>
      <w:tr w:rsidR="001D67FA" w:rsidRPr="00444E7E" w14:paraId="1E4AFFE8" w14:textId="77777777" w:rsidTr="00A634EA">
        <w:tc>
          <w:tcPr>
            <w:tcW w:w="9160" w:type="dxa"/>
            <w:gridSpan w:val="3"/>
          </w:tcPr>
          <w:p w14:paraId="409B3B9E" w14:textId="2E14FE2E" w:rsidR="001D67FA" w:rsidRPr="00444E7E" w:rsidRDefault="00F201EB" w:rsidP="001D67FA">
            <w:pPr>
              <w:pStyle w:val="NormalIndent"/>
              <w:ind w:left="0"/>
              <w:jc w:val="left"/>
              <w:rPr>
                <w:b/>
                <w:szCs w:val="24"/>
                <w:lang w:val="en-IN" w:eastAsia="en-IN"/>
              </w:rPr>
            </w:pPr>
            <w:r w:rsidRPr="00444E7E">
              <w:rPr>
                <w:b/>
                <w:szCs w:val="24"/>
                <w:lang w:val="en-IN" w:eastAsia="en-IN"/>
              </w:rPr>
              <w:t>Moon pool</w:t>
            </w:r>
          </w:p>
        </w:tc>
      </w:tr>
      <w:tr w:rsidR="005A122D" w:rsidRPr="00444E7E" w14:paraId="3072D914" w14:textId="77777777" w:rsidTr="005A122D">
        <w:tc>
          <w:tcPr>
            <w:tcW w:w="4580" w:type="dxa"/>
          </w:tcPr>
          <w:p w14:paraId="39E8CEAA" w14:textId="447E8E45" w:rsidR="005A122D" w:rsidRPr="00444E7E" w:rsidRDefault="001D67FA" w:rsidP="005A122D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Length (Transverse)</w:t>
            </w:r>
          </w:p>
        </w:tc>
        <w:tc>
          <w:tcPr>
            <w:tcW w:w="4580" w:type="dxa"/>
            <w:gridSpan w:val="2"/>
          </w:tcPr>
          <w:p w14:paraId="334D1D89" w14:textId="2B1B08E3" w:rsidR="005A122D" w:rsidRPr="00444E7E" w:rsidRDefault="001D67FA" w:rsidP="0063465D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140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(42.7)</w:t>
            </w:r>
          </w:p>
        </w:tc>
      </w:tr>
      <w:tr w:rsidR="005A122D" w:rsidRPr="00444E7E" w14:paraId="58FA7BB0" w14:textId="77777777" w:rsidTr="005A122D">
        <w:tc>
          <w:tcPr>
            <w:tcW w:w="4580" w:type="dxa"/>
          </w:tcPr>
          <w:p w14:paraId="517B5E3B" w14:textId="0AF84F14" w:rsidR="005A122D" w:rsidRPr="00444E7E" w:rsidRDefault="001D67FA" w:rsidP="005A122D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Width (Longitudinal)</w:t>
            </w:r>
          </w:p>
        </w:tc>
        <w:tc>
          <w:tcPr>
            <w:tcW w:w="4580" w:type="dxa"/>
            <w:gridSpan w:val="2"/>
          </w:tcPr>
          <w:p w14:paraId="04DACD16" w14:textId="07891347" w:rsidR="005A122D" w:rsidRPr="00444E7E" w:rsidRDefault="001D67FA" w:rsidP="0063465D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28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(8.5)</w:t>
            </w:r>
          </w:p>
        </w:tc>
      </w:tr>
    </w:tbl>
    <w:p w14:paraId="0D4E9431" w14:textId="2F25BC1C" w:rsidR="00AE0EAD" w:rsidRPr="00444E7E" w:rsidRDefault="004F55A3" w:rsidP="004F55A3">
      <w:pPr>
        <w:pStyle w:val="Caption"/>
      </w:pPr>
      <w:bookmarkStart w:id="1874" w:name="_Ref447640523"/>
      <w:bookmarkStart w:id="1875" w:name="_Toc447642483"/>
      <w:r w:rsidRPr="00444E7E">
        <w:lastRenderedPageBreak/>
        <w:t xml:space="preserve">Table </w:t>
      </w:r>
      <w:r w:rsidRPr="00444E7E">
        <w:fldChar w:fldCharType="begin"/>
      </w:r>
      <w:r w:rsidRPr="00444E7E">
        <w:instrText xml:space="preserve"> SEQ Table \* ARABIC </w:instrText>
      </w:r>
      <w:r w:rsidRPr="00444E7E">
        <w:fldChar w:fldCharType="separate"/>
      </w:r>
      <w:ins w:id="1876" w:author="Author">
        <w:r w:rsidR="00611D6E">
          <w:rPr>
            <w:noProof/>
          </w:rPr>
          <w:t>7</w:t>
        </w:r>
      </w:ins>
      <w:del w:id="1877" w:author="Author">
        <w:r w:rsidR="00AC74D7" w:rsidRPr="00444E7E" w:rsidDel="00611D6E">
          <w:rPr>
            <w:noProof/>
          </w:rPr>
          <w:delText>5</w:delText>
        </w:r>
      </w:del>
      <w:r w:rsidRPr="00444E7E">
        <w:fldChar w:fldCharType="end"/>
      </w:r>
      <w:bookmarkEnd w:id="1874"/>
      <w:r w:rsidRPr="00444E7E">
        <w:t xml:space="preserve"> – Key </w:t>
      </w:r>
      <w:r w:rsidR="0061023A" w:rsidRPr="00444E7E">
        <w:t>V</w:t>
      </w:r>
      <w:r w:rsidRPr="00444E7E">
        <w:t>essel Dimensions</w:t>
      </w:r>
      <w:bookmarkEnd w:id="1875"/>
    </w:p>
    <w:p w14:paraId="6FBDC34A" w14:textId="55372C0F" w:rsidR="00E74E17" w:rsidRPr="00444E7E" w:rsidRDefault="00E74E17" w:rsidP="00B8359A">
      <w:pPr>
        <w:pStyle w:val="NormalIndent"/>
      </w:pPr>
      <w:bookmarkStart w:id="1878" w:name="_Ref151877530"/>
      <w:r w:rsidRPr="00444E7E">
        <w:rPr>
          <w:noProof/>
          <w:lang w:val="en-IN" w:eastAsia="en-IN"/>
        </w:rPr>
        <w:drawing>
          <wp:inline distT="0" distB="0" distL="0" distR="0" wp14:anchorId="69076061" wp14:editId="4A053FB7">
            <wp:extent cx="5059045" cy="4581525"/>
            <wp:effectExtent l="0" t="0" r="825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04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878"/>
    <w:p w14:paraId="789B1F1C" w14:textId="30765230" w:rsidR="00F46278" w:rsidRPr="00444E7E" w:rsidRDefault="00F46278" w:rsidP="00FB7725">
      <w:pPr>
        <w:pStyle w:val="NormalIndent"/>
      </w:pPr>
    </w:p>
    <w:p w14:paraId="13B90AF4" w14:textId="77777777" w:rsidR="00AE0EAD" w:rsidRPr="00444E7E" w:rsidRDefault="00AE0EAD" w:rsidP="00AE0EAD">
      <w:pPr>
        <w:pStyle w:val="NormalIndent"/>
        <w:jc w:val="center"/>
      </w:pPr>
    </w:p>
    <w:p w14:paraId="4330A115" w14:textId="7667FD94" w:rsidR="00571765" w:rsidRPr="00444E7E" w:rsidRDefault="00AE0EAD" w:rsidP="00F201EB">
      <w:pPr>
        <w:pStyle w:val="Heading7"/>
      </w:pPr>
      <w:r w:rsidRPr="00444E7E">
        <w:br w:type="page"/>
      </w:r>
    </w:p>
    <w:p w14:paraId="2489D717" w14:textId="05AD5626" w:rsidR="000F4577" w:rsidRPr="00444E7E" w:rsidRDefault="000F4577" w:rsidP="000F4577">
      <w:pPr>
        <w:pStyle w:val="Heading7"/>
      </w:pPr>
      <w:r w:rsidRPr="00444E7E">
        <w:lastRenderedPageBreak/>
        <w:t xml:space="preserve"> </w:t>
      </w:r>
      <w:bookmarkStart w:id="1879" w:name="_Toc448149310"/>
      <w:bookmarkStart w:id="1880" w:name="_Toc455416130"/>
      <w:r w:rsidR="00F201EB" w:rsidRPr="00444E7E">
        <w:t>-</w:t>
      </w:r>
      <w:r w:rsidRPr="00444E7E">
        <w:t xml:space="preserve"> Vessel Hull Dimensions</w:t>
      </w:r>
      <w:bookmarkEnd w:id="1879"/>
      <w:bookmarkEnd w:id="1880"/>
    </w:p>
    <w:tbl>
      <w:tblPr>
        <w:tblStyle w:val="TableGrid"/>
        <w:tblW w:w="0" w:type="auto"/>
        <w:tblInd w:w="794" w:type="dxa"/>
        <w:tblLook w:val="04A0" w:firstRow="1" w:lastRow="0" w:firstColumn="1" w:lastColumn="0" w:noHBand="0" w:noVBand="1"/>
      </w:tblPr>
      <w:tblGrid>
        <w:gridCol w:w="4580"/>
        <w:gridCol w:w="35"/>
        <w:gridCol w:w="4545"/>
      </w:tblGrid>
      <w:tr w:rsidR="000F4577" w:rsidRPr="00444E7E" w14:paraId="0BEC89E7" w14:textId="77777777" w:rsidTr="00A634EA">
        <w:tc>
          <w:tcPr>
            <w:tcW w:w="9160" w:type="dxa"/>
            <w:gridSpan w:val="3"/>
          </w:tcPr>
          <w:p w14:paraId="7D24E831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/>
                <w:szCs w:val="24"/>
              </w:rPr>
            </w:pPr>
            <w:r w:rsidRPr="00444E7E">
              <w:rPr>
                <w:b/>
                <w:szCs w:val="24"/>
              </w:rPr>
              <w:t>Main Particulars</w:t>
            </w:r>
          </w:p>
        </w:tc>
      </w:tr>
      <w:tr w:rsidR="000F4577" w:rsidRPr="00444E7E" w14:paraId="0EAFB7CF" w14:textId="77777777" w:rsidTr="00A634EA">
        <w:tc>
          <w:tcPr>
            <w:tcW w:w="4615" w:type="dxa"/>
            <w:gridSpan w:val="2"/>
          </w:tcPr>
          <w:p w14:paraId="0C731E31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Overall length</w:t>
            </w:r>
          </w:p>
        </w:tc>
        <w:tc>
          <w:tcPr>
            <w:tcW w:w="4545" w:type="dxa"/>
          </w:tcPr>
          <w:p w14:paraId="3759E4EA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380.51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(115.98 m)</w:t>
            </w:r>
          </w:p>
        </w:tc>
      </w:tr>
      <w:tr w:rsidR="000F4577" w:rsidRPr="00444E7E" w14:paraId="2F8B0AC8" w14:textId="77777777" w:rsidTr="00A634EA">
        <w:tc>
          <w:tcPr>
            <w:tcW w:w="4615" w:type="dxa"/>
            <w:gridSpan w:val="2"/>
          </w:tcPr>
          <w:p w14:paraId="062B28AA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Beam</w:t>
            </w:r>
          </w:p>
        </w:tc>
        <w:tc>
          <w:tcPr>
            <w:tcW w:w="4545" w:type="dxa"/>
          </w:tcPr>
          <w:p w14:paraId="40C3B888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304.56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(92.83 m)</w:t>
            </w:r>
          </w:p>
        </w:tc>
      </w:tr>
      <w:tr w:rsidR="000F4577" w:rsidRPr="00444E7E" w14:paraId="41286EB2" w14:textId="77777777" w:rsidTr="00A634EA">
        <w:tc>
          <w:tcPr>
            <w:tcW w:w="9160" w:type="dxa"/>
            <w:gridSpan w:val="3"/>
          </w:tcPr>
          <w:p w14:paraId="0429582D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/>
                <w:szCs w:val="24"/>
              </w:rPr>
            </w:pPr>
            <w:r w:rsidRPr="00444E7E">
              <w:rPr>
                <w:b/>
                <w:szCs w:val="24"/>
              </w:rPr>
              <w:t>Upper Hull</w:t>
            </w:r>
          </w:p>
        </w:tc>
      </w:tr>
      <w:tr w:rsidR="000F4577" w:rsidRPr="00444E7E" w14:paraId="21ED81E7" w14:textId="77777777" w:rsidTr="00A634EA">
        <w:tc>
          <w:tcPr>
            <w:tcW w:w="4615" w:type="dxa"/>
            <w:gridSpan w:val="2"/>
          </w:tcPr>
          <w:p w14:paraId="472B6CEB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Length</w:t>
            </w:r>
          </w:p>
        </w:tc>
        <w:tc>
          <w:tcPr>
            <w:tcW w:w="4545" w:type="dxa"/>
          </w:tcPr>
          <w:p w14:paraId="67FE4D6F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244.2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(74.42 m)</w:t>
            </w:r>
          </w:p>
        </w:tc>
      </w:tr>
      <w:tr w:rsidR="000F4577" w:rsidRPr="00444E7E" w14:paraId="3DA497E4" w14:textId="77777777" w:rsidTr="00A634EA">
        <w:tc>
          <w:tcPr>
            <w:tcW w:w="4615" w:type="dxa"/>
            <w:gridSpan w:val="2"/>
          </w:tcPr>
          <w:p w14:paraId="2F9D47F2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Breadth</w:t>
            </w:r>
          </w:p>
        </w:tc>
        <w:tc>
          <w:tcPr>
            <w:tcW w:w="4545" w:type="dxa"/>
          </w:tcPr>
          <w:p w14:paraId="3FDDDE43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244.2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(74.42 m)</w:t>
            </w:r>
          </w:p>
        </w:tc>
      </w:tr>
      <w:tr w:rsidR="000F4577" w:rsidRPr="00444E7E" w14:paraId="7DCF339A" w14:textId="77777777" w:rsidTr="00A634EA">
        <w:tc>
          <w:tcPr>
            <w:tcW w:w="4615" w:type="dxa"/>
            <w:gridSpan w:val="2"/>
          </w:tcPr>
          <w:p w14:paraId="6E63E0B7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Depth</w:t>
            </w:r>
          </w:p>
        </w:tc>
        <w:tc>
          <w:tcPr>
            <w:tcW w:w="4545" w:type="dxa"/>
          </w:tcPr>
          <w:p w14:paraId="08B0B2FC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28.2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(8.6 m)</w:t>
            </w:r>
          </w:p>
        </w:tc>
      </w:tr>
      <w:tr w:rsidR="000F4577" w:rsidRPr="00444E7E" w14:paraId="1E877D9F" w14:textId="77777777" w:rsidTr="00A634EA">
        <w:tc>
          <w:tcPr>
            <w:tcW w:w="9160" w:type="dxa"/>
            <w:gridSpan w:val="3"/>
          </w:tcPr>
          <w:p w14:paraId="10FB94C8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/>
                <w:szCs w:val="24"/>
              </w:rPr>
            </w:pPr>
            <w:r w:rsidRPr="00444E7E">
              <w:rPr>
                <w:b/>
                <w:szCs w:val="24"/>
              </w:rPr>
              <w:t>Lower Hulls</w:t>
            </w:r>
          </w:p>
        </w:tc>
      </w:tr>
      <w:tr w:rsidR="000F4577" w:rsidRPr="00444E7E" w14:paraId="141B60C4" w14:textId="77777777" w:rsidTr="00A634EA">
        <w:tc>
          <w:tcPr>
            <w:tcW w:w="4615" w:type="dxa"/>
            <w:gridSpan w:val="2"/>
          </w:tcPr>
          <w:p w14:paraId="4EEB02BF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Length Overall</w:t>
            </w:r>
          </w:p>
        </w:tc>
        <w:tc>
          <w:tcPr>
            <w:tcW w:w="4545" w:type="dxa"/>
          </w:tcPr>
          <w:p w14:paraId="28D525E4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324.2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(98.82 m)</w:t>
            </w:r>
          </w:p>
        </w:tc>
      </w:tr>
      <w:tr w:rsidR="000F4577" w:rsidRPr="00444E7E" w14:paraId="1669B785" w14:textId="77777777" w:rsidTr="00A634EA">
        <w:tc>
          <w:tcPr>
            <w:tcW w:w="4615" w:type="dxa"/>
            <w:gridSpan w:val="2"/>
          </w:tcPr>
          <w:p w14:paraId="795BF6DF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Breadth (Amidships)</w:t>
            </w:r>
          </w:p>
        </w:tc>
        <w:tc>
          <w:tcPr>
            <w:tcW w:w="4545" w:type="dxa"/>
          </w:tcPr>
          <w:p w14:paraId="581AC7A4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66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(20.12 m)</w:t>
            </w:r>
          </w:p>
        </w:tc>
      </w:tr>
      <w:tr w:rsidR="000F4577" w:rsidRPr="00444E7E" w14:paraId="3AEEAB55" w14:textId="77777777" w:rsidTr="00A634EA">
        <w:tc>
          <w:tcPr>
            <w:tcW w:w="4615" w:type="dxa"/>
            <w:gridSpan w:val="2"/>
          </w:tcPr>
          <w:p w14:paraId="70B23418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Depth</w:t>
            </w:r>
          </w:p>
        </w:tc>
        <w:tc>
          <w:tcPr>
            <w:tcW w:w="4545" w:type="dxa"/>
          </w:tcPr>
          <w:p w14:paraId="7F856132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28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(8.54 m)</w:t>
            </w:r>
          </w:p>
        </w:tc>
      </w:tr>
      <w:tr w:rsidR="000F4577" w:rsidRPr="00444E7E" w14:paraId="022DB2F0" w14:textId="77777777" w:rsidTr="00A634EA">
        <w:tc>
          <w:tcPr>
            <w:tcW w:w="4615" w:type="dxa"/>
            <w:gridSpan w:val="2"/>
          </w:tcPr>
          <w:p w14:paraId="712FB291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Corner Radius</w:t>
            </w:r>
          </w:p>
        </w:tc>
        <w:tc>
          <w:tcPr>
            <w:tcW w:w="4545" w:type="dxa"/>
          </w:tcPr>
          <w:p w14:paraId="4DE26AF2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 xml:space="preserve">7 </w:t>
            </w:r>
            <w:proofErr w:type="spellStart"/>
            <w:r w:rsidRPr="00444E7E">
              <w:rPr>
                <w:szCs w:val="24"/>
              </w:rPr>
              <w:t>ft</w:t>
            </w:r>
            <w:proofErr w:type="spellEnd"/>
            <w:r w:rsidRPr="00444E7E">
              <w:rPr>
                <w:szCs w:val="24"/>
              </w:rPr>
              <w:t xml:space="preserve"> (2.13 m)</w:t>
            </w:r>
          </w:p>
        </w:tc>
      </w:tr>
      <w:tr w:rsidR="000F4577" w:rsidRPr="00444E7E" w14:paraId="0A436D49" w14:textId="77777777" w:rsidTr="00A634EA">
        <w:tc>
          <w:tcPr>
            <w:tcW w:w="4615" w:type="dxa"/>
            <w:gridSpan w:val="2"/>
          </w:tcPr>
          <w:p w14:paraId="2E365FAE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</w:rPr>
              <w:t>Transverse Distance (CL to CL)</w:t>
            </w:r>
          </w:p>
        </w:tc>
        <w:tc>
          <w:tcPr>
            <w:tcW w:w="4545" w:type="dxa"/>
          </w:tcPr>
          <w:p w14:paraId="77015C6B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>192.1 (58.56 m)</w:t>
            </w:r>
          </w:p>
        </w:tc>
      </w:tr>
      <w:tr w:rsidR="000F4577" w:rsidRPr="00444E7E" w14:paraId="1DCF5B09" w14:textId="77777777" w:rsidTr="00A634EA">
        <w:tc>
          <w:tcPr>
            <w:tcW w:w="9160" w:type="dxa"/>
            <w:gridSpan w:val="3"/>
          </w:tcPr>
          <w:p w14:paraId="57C43919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</w:rPr>
            </w:pPr>
            <w:r w:rsidRPr="00444E7E">
              <w:rPr>
                <w:b/>
                <w:szCs w:val="24"/>
              </w:rPr>
              <w:t>Columns</w:t>
            </w:r>
          </w:p>
        </w:tc>
      </w:tr>
      <w:tr w:rsidR="000F4577" w:rsidRPr="00444E7E" w14:paraId="6AC8F4B1" w14:textId="77777777" w:rsidTr="00A634EA">
        <w:tc>
          <w:tcPr>
            <w:tcW w:w="4615" w:type="dxa"/>
            <w:gridSpan w:val="2"/>
          </w:tcPr>
          <w:p w14:paraId="36E431C6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  <w:lang w:val="en-IN" w:eastAsia="en-IN"/>
              </w:rPr>
              <w:t>Number of Columns on each Pontoon</w:t>
            </w:r>
          </w:p>
        </w:tc>
        <w:tc>
          <w:tcPr>
            <w:tcW w:w="4545" w:type="dxa"/>
          </w:tcPr>
          <w:p w14:paraId="6B565A09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</w:rPr>
              <w:t>4</w:t>
            </w:r>
          </w:p>
        </w:tc>
      </w:tr>
      <w:tr w:rsidR="000F4577" w:rsidRPr="00444E7E" w14:paraId="21760916" w14:textId="77777777" w:rsidTr="00A634EA">
        <w:tc>
          <w:tcPr>
            <w:tcW w:w="4615" w:type="dxa"/>
            <w:gridSpan w:val="2"/>
          </w:tcPr>
          <w:p w14:paraId="3A601A05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</w:rPr>
            </w:pPr>
            <w:r w:rsidRPr="00444E7E">
              <w:rPr>
                <w:szCs w:val="24"/>
                <w:lang w:val="en-IN" w:eastAsia="en-IN"/>
              </w:rPr>
              <w:t>Horizontal Section (L x B) – Column Top</w:t>
            </w:r>
          </w:p>
        </w:tc>
        <w:tc>
          <w:tcPr>
            <w:tcW w:w="4545" w:type="dxa"/>
          </w:tcPr>
          <w:p w14:paraId="13D30511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15.86 m)</w:t>
            </w:r>
          </w:p>
        </w:tc>
      </w:tr>
      <w:tr w:rsidR="000F4577" w:rsidRPr="00444E7E" w14:paraId="7B076261" w14:textId="77777777" w:rsidTr="00A634EA">
        <w:tc>
          <w:tcPr>
            <w:tcW w:w="4615" w:type="dxa"/>
            <w:gridSpan w:val="2"/>
          </w:tcPr>
          <w:p w14:paraId="48475567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Horizontal Section (L x B) – (14.0 m above B.L.)</w:t>
            </w:r>
          </w:p>
        </w:tc>
        <w:tc>
          <w:tcPr>
            <w:tcW w:w="4545" w:type="dxa"/>
          </w:tcPr>
          <w:p w14:paraId="73A42409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58.9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17.95 m)</w:t>
            </w:r>
          </w:p>
        </w:tc>
      </w:tr>
      <w:tr w:rsidR="000F4577" w:rsidRPr="00444E7E" w14:paraId="77BED2B6" w14:textId="77777777" w:rsidTr="00A634EA">
        <w:tc>
          <w:tcPr>
            <w:tcW w:w="4615" w:type="dxa"/>
            <w:gridSpan w:val="2"/>
          </w:tcPr>
          <w:p w14:paraId="65561FD8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Horizontal Section (L x B) – (22.0 m above B.L.)</w:t>
            </w:r>
          </w:p>
        </w:tc>
        <w:tc>
          <w:tcPr>
            <w:tcW w:w="4545" w:type="dxa"/>
          </w:tcPr>
          <w:p w14:paraId="34107E02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58.9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17.95 m)</w:t>
            </w:r>
          </w:p>
        </w:tc>
      </w:tr>
      <w:tr w:rsidR="000F4577" w:rsidRPr="00444E7E" w14:paraId="2B66EC6D" w14:textId="77777777" w:rsidTr="00A634EA">
        <w:tc>
          <w:tcPr>
            <w:tcW w:w="4615" w:type="dxa"/>
            <w:gridSpan w:val="2"/>
          </w:tcPr>
          <w:p w14:paraId="6EA694F6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Horizontal Section (L x B) – (Column Bottom)</w:t>
            </w:r>
          </w:p>
        </w:tc>
        <w:tc>
          <w:tcPr>
            <w:tcW w:w="4545" w:type="dxa"/>
          </w:tcPr>
          <w:p w14:paraId="07ADA385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x 52.0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(15.86 m x 15.86 m)</w:t>
            </w:r>
          </w:p>
        </w:tc>
      </w:tr>
      <w:tr w:rsidR="000F4577" w:rsidRPr="00444E7E" w14:paraId="1BF924B1" w14:textId="77777777" w:rsidTr="00A634EA">
        <w:tc>
          <w:tcPr>
            <w:tcW w:w="4615" w:type="dxa"/>
            <w:gridSpan w:val="2"/>
          </w:tcPr>
          <w:p w14:paraId="2688D389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Corner Radius</w:t>
            </w:r>
          </w:p>
        </w:tc>
        <w:tc>
          <w:tcPr>
            <w:tcW w:w="4545" w:type="dxa"/>
          </w:tcPr>
          <w:p w14:paraId="6A28029D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13.0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(3.96 m)</w:t>
            </w:r>
          </w:p>
        </w:tc>
      </w:tr>
      <w:tr w:rsidR="000F4577" w:rsidRPr="00444E7E" w14:paraId="55B6CC89" w14:textId="77777777" w:rsidTr="00A634EA">
        <w:tc>
          <w:tcPr>
            <w:tcW w:w="4615" w:type="dxa"/>
            <w:gridSpan w:val="2"/>
          </w:tcPr>
          <w:p w14:paraId="4001641B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Vertical Height (Extreme Distance)</w:t>
            </w:r>
          </w:p>
        </w:tc>
        <w:tc>
          <w:tcPr>
            <w:tcW w:w="4545" w:type="dxa"/>
          </w:tcPr>
          <w:p w14:paraId="106A366E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61.9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(18.86 m)</w:t>
            </w:r>
          </w:p>
        </w:tc>
      </w:tr>
      <w:tr w:rsidR="000F4577" w:rsidRPr="00444E7E" w14:paraId="3EFAFC5B" w14:textId="77777777" w:rsidTr="00A634EA">
        <w:tc>
          <w:tcPr>
            <w:tcW w:w="4615" w:type="dxa"/>
            <w:gridSpan w:val="2"/>
          </w:tcPr>
          <w:p w14:paraId="60D194E9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Longitudinal Distance (CL to CL)</w:t>
            </w:r>
          </w:p>
        </w:tc>
        <w:tc>
          <w:tcPr>
            <w:tcW w:w="4545" w:type="dxa"/>
          </w:tcPr>
          <w:p w14:paraId="634A931F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192.1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(58.56 m)</w:t>
            </w:r>
          </w:p>
        </w:tc>
      </w:tr>
      <w:tr w:rsidR="000F4577" w:rsidRPr="00444E7E" w14:paraId="47CF1654" w14:textId="77777777" w:rsidTr="00A634EA">
        <w:tc>
          <w:tcPr>
            <w:tcW w:w="4615" w:type="dxa"/>
            <w:gridSpan w:val="2"/>
          </w:tcPr>
          <w:p w14:paraId="3DAFFEB5" w14:textId="77777777" w:rsidR="000F4577" w:rsidRPr="00444E7E" w:rsidRDefault="000F4577" w:rsidP="00A634EA">
            <w:pPr>
              <w:pStyle w:val="NormalIndent"/>
              <w:ind w:left="0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Transverse Distance (CL to CL)</w:t>
            </w:r>
          </w:p>
        </w:tc>
        <w:tc>
          <w:tcPr>
            <w:tcW w:w="4545" w:type="dxa"/>
          </w:tcPr>
          <w:p w14:paraId="23CB42D1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192.1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(58.56 m)</w:t>
            </w:r>
          </w:p>
        </w:tc>
      </w:tr>
      <w:tr w:rsidR="000F4577" w:rsidRPr="00444E7E" w14:paraId="6AEDB249" w14:textId="77777777" w:rsidTr="00A634EA">
        <w:tc>
          <w:tcPr>
            <w:tcW w:w="9160" w:type="dxa"/>
            <w:gridSpan w:val="3"/>
          </w:tcPr>
          <w:p w14:paraId="6E987C83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b/>
                <w:bCs/>
                <w:szCs w:val="24"/>
                <w:lang w:val="en-IN" w:eastAsia="en-IN"/>
              </w:rPr>
              <w:t>Elevations From Baseline</w:t>
            </w:r>
          </w:p>
        </w:tc>
      </w:tr>
      <w:tr w:rsidR="000F4577" w:rsidRPr="00444E7E" w14:paraId="13154E7F" w14:textId="77777777" w:rsidTr="00A634EA">
        <w:tc>
          <w:tcPr>
            <w:tcW w:w="4580" w:type="dxa"/>
          </w:tcPr>
          <w:p w14:paraId="3BDD8EBC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Lower Hull Top</w:t>
            </w:r>
          </w:p>
        </w:tc>
        <w:tc>
          <w:tcPr>
            <w:tcW w:w="4580" w:type="dxa"/>
            <w:gridSpan w:val="2"/>
          </w:tcPr>
          <w:p w14:paraId="3DB991A5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28.0 (8.54 m)</w:t>
            </w:r>
          </w:p>
        </w:tc>
      </w:tr>
      <w:tr w:rsidR="000F4577" w:rsidRPr="00444E7E" w14:paraId="7099149C" w14:textId="77777777" w:rsidTr="00A634EA">
        <w:tc>
          <w:tcPr>
            <w:tcW w:w="4580" w:type="dxa"/>
          </w:tcPr>
          <w:p w14:paraId="337112AA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Bracing Bottom</w:t>
            </w:r>
          </w:p>
        </w:tc>
        <w:tc>
          <w:tcPr>
            <w:tcW w:w="4580" w:type="dxa"/>
            <w:gridSpan w:val="2"/>
          </w:tcPr>
          <w:p w14:paraId="13E5C3E6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32.1 (9.79 m)</w:t>
            </w:r>
          </w:p>
        </w:tc>
      </w:tr>
      <w:tr w:rsidR="000F4577" w:rsidRPr="00444E7E" w14:paraId="514BF7C8" w14:textId="77777777" w:rsidTr="00A634EA">
        <w:tc>
          <w:tcPr>
            <w:tcW w:w="4580" w:type="dxa"/>
          </w:tcPr>
          <w:p w14:paraId="3BB89E82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Lower Column Flat</w:t>
            </w:r>
          </w:p>
        </w:tc>
        <w:tc>
          <w:tcPr>
            <w:tcW w:w="4580" w:type="dxa"/>
            <w:gridSpan w:val="2"/>
          </w:tcPr>
          <w:p w14:paraId="34A5A231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45.9 (14.00 m)</w:t>
            </w:r>
          </w:p>
        </w:tc>
      </w:tr>
      <w:tr w:rsidR="000F4577" w:rsidRPr="00444E7E" w14:paraId="33EE9012" w14:textId="77777777" w:rsidTr="00A634EA">
        <w:tc>
          <w:tcPr>
            <w:tcW w:w="4580" w:type="dxa"/>
          </w:tcPr>
          <w:p w14:paraId="6A6DA685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Upper Column Flat</w:t>
            </w:r>
          </w:p>
        </w:tc>
        <w:tc>
          <w:tcPr>
            <w:tcW w:w="4580" w:type="dxa"/>
            <w:gridSpan w:val="2"/>
          </w:tcPr>
          <w:p w14:paraId="0B9A279E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72.2 (22.00 m)</w:t>
            </w:r>
          </w:p>
        </w:tc>
      </w:tr>
      <w:tr w:rsidR="000F4577" w:rsidRPr="00444E7E" w14:paraId="396E8255" w14:textId="77777777" w:rsidTr="00A634EA">
        <w:tc>
          <w:tcPr>
            <w:tcW w:w="4580" w:type="dxa"/>
          </w:tcPr>
          <w:p w14:paraId="6219DACE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Upper Hull Bottom</w:t>
            </w:r>
          </w:p>
        </w:tc>
        <w:tc>
          <w:tcPr>
            <w:tcW w:w="4580" w:type="dxa"/>
            <w:gridSpan w:val="2"/>
          </w:tcPr>
          <w:p w14:paraId="14EBE9A1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89.9 (27.40 m)</w:t>
            </w:r>
          </w:p>
        </w:tc>
      </w:tr>
      <w:tr w:rsidR="000F4577" w:rsidRPr="00444E7E" w14:paraId="27AEB9C6" w14:textId="77777777" w:rsidTr="00A634EA">
        <w:tc>
          <w:tcPr>
            <w:tcW w:w="4580" w:type="dxa"/>
          </w:tcPr>
          <w:p w14:paraId="5F8ABD3C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Tank Top Deck</w:t>
            </w:r>
          </w:p>
        </w:tc>
        <w:tc>
          <w:tcPr>
            <w:tcW w:w="4580" w:type="dxa"/>
            <w:gridSpan w:val="2"/>
          </w:tcPr>
          <w:p w14:paraId="688A9623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95.5 (29.10 m)</w:t>
            </w:r>
          </w:p>
        </w:tc>
      </w:tr>
      <w:tr w:rsidR="000F4577" w:rsidRPr="00444E7E" w14:paraId="4F5A5BC0" w14:textId="77777777" w:rsidTr="00A634EA">
        <w:tc>
          <w:tcPr>
            <w:tcW w:w="4580" w:type="dxa"/>
          </w:tcPr>
          <w:p w14:paraId="75199A79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Intermediate Deck</w:t>
            </w:r>
          </w:p>
        </w:tc>
        <w:tc>
          <w:tcPr>
            <w:tcW w:w="4580" w:type="dxa"/>
            <w:gridSpan w:val="2"/>
          </w:tcPr>
          <w:p w14:paraId="724800FA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106.8 (32.55 m)</w:t>
            </w:r>
          </w:p>
        </w:tc>
      </w:tr>
      <w:tr w:rsidR="000F4577" w:rsidRPr="00444E7E" w14:paraId="2FA49ECD" w14:textId="77777777" w:rsidTr="00A634EA">
        <w:tc>
          <w:tcPr>
            <w:tcW w:w="4580" w:type="dxa"/>
          </w:tcPr>
          <w:p w14:paraId="587EA200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Main Deck</w:t>
            </w:r>
          </w:p>
        </w:tc>
        <w:tc>
          <w:tcPr>
            <w:tcW w:w="4580" w:type="dxa"/>
            <w:gridSpan w:val="2"/>
          </w:tcPr>
          <w:p w14:paraId="0D19BE42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118.1 (36.00 m)</w:t>
            </w:r>
          </w:p>
        </w:tc>
      </w:tr>
      <w:tr w:rsidR="000F4577" w:rsidRPr="00444E7E" w14:paraId="51609284" w14:textId="77777777" w:rsidTr="00A634EA">
        <w:tc>
          <w:tcPr>
            <w:tcW w:w="4580" w:type="dxa"/>
          </w:tcPr>
          <w:p w14:paraId="596CFA7C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Quarters 01 Level</w:t>
            </w:r>
          </w:p>
        </w:tc>
        <w:tc>
          <w:tcPr>
            <w:tcW w:w="4580" w:type="dxa"/>
            <w:gridSpan w:val="2"/>
          </w:tcPr>
          <w:p w14:paraId="44D242FC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129.4 (39.45 m)</w:t>
            </w:r>
          </w:p>
        </w:tc>
      </w:tr>
      <w:tr w:rsidR="000F4577" w:rsidRPr="00444E7E" w14:paraId="778E2B5A" w14:textId="77777777" w:rsidTr="00A634EA">
        <w:tc>
          <w:tcPr>
            <w:tcW w:w="4580" w:type="dxa"/>
          </w:tcPr>
          <w:p w14:paraId="00E1AB0C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Quarters 02 Level</w:t>
            </w:r>
          </w:p>
        </w:tc>
        <w:tc>
          <w:tcPr>
            <w:tcW w:w="4580" w:type="dxa"/>
            <w:gridSpan w:val="2"/>
          </w:tcPr>
          <w:p w14:paraId="6C6B9DB5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140.7 (42.90 m)</w:t>
            </w:r>
          </w:p>
        </w:tc>
      </w:tr>
      <w:tr w:rsidR="000F4577" w:rsidRPr="00444E7E" w14:paraId="281173CD" w14:textId="77777777" w:rsidTr="00A634EA">
        <w:tc>
          <w:tcPr>
            <w:tcW w:w="4580" w:type="dxa"/>
          </w:tcPr>
          <w:p w14:paraId="24221827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Drill Floor</w:t>
            </w:r>
          </w:p>
        </w:tc>
        <w:tc>
          <w:tcPr>
            <w:tcW w:w="4580" w:type="dxa"/>
            <w:gridSpan w:val="2"/>
          </w:tcPr>
          <w:p w14:paraId="4B055EC4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149.9 (45.70 m)</w:t>
            </w:r>
          </w:p>
        </w:tc>
      </w:tr>
      <w:tr w:rsidR="000F4577" w:rsidRPr="00444E7E" w14:paraId="1C6876FC" w14:textId="77777777" w:rsidTr="00A634EA">
        <w:tc>
          <w:tcPr>
            <w:tcW w:w="4580" w:type="dxa"/>
          </w:tcPr>
          <w:p w14:paraId="409436D8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Helideck</w:t>
            </w:r>
          </w:p>
        </w:tc>
        <w:tc>
          <w:tcPr>
            <w:tcW w:w="4580" w:type="dxa"/>
            <w:gridSpan w:val="2"/>
          </w:tcPr>
          <w:p w14:paraId="1108DF3A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153.7 (46.85 m)</w:t>
            </w:r>
          </w:p>
        </w:tc>
      </w:tr>
      <w:tr w:rsidR="000F4577" w:rsidRPr="00444E7E" w14:paraId="04E92B2F" w14:textId="77777777" w:rsidTr="00A634EA">
        <w:tc>
          <w:tcPr>
            <w:tcW w:w="4580" w:type="dxa"/>
          </w:tcPr>
          <w:p w14:paraId="6EA95CE3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Belly Board</w:t>
            </w:r>
          </w:p>
        </w:tc>
        <w:tc>
          <w:tcPr>
            <w:tcW w:w="4580" w:type="dxa"/>
            <w:gridSpan w:val="2"/>
          </w:tcPr>
          <w:p w14:paraId="725D6B45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210.3 (64.10 m)</w:t>
            </w:r>
          </w:p>
        </w:tc>
      </w:tr>
      <w:tr w:rsidR="000F4577" w:rsidRPr="00444E7E" w14:paraId="1E283ED5" w14:textId="77777777" w:rsidTr="00A634EA">
        <w:tc>
          <w:tcPr>
            <w:tcW w:w="4580" w:type="dxa"/>
          </w:tcPr>
          <w:p w14:paraId="002A59F5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Finger Board</w:t>
            </w:r>
          </w:p>
        </w:tc>
        <w:tc>
          <w:tcPr>
            <w:tcW w:w="4580" w:type="dxa"/>
            <w:gridSpan w:val="2"/>
          </w:tcPr>
          <w:p w14:paraId="73C9C219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258.2 (78.7 m)</w:t>
            </w:r>
          </w:p>
        </w:tc>
      </w:tr>
      <w:tr w:rsidR="000F4577" w:rsidRPr="00444E7E" w14:paraId="140765EE" w14:textId="77777777" w:rsidTr="00A634EA">
        <w:tc>
          <w:tcPr>
            <w:tcW w:w="4580" w:type="dxa"/>
          </w:tcPr>
          <w:p w14:paraId="08FF3C16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lastRenderedPageBreak/>
              <w:t>Water table</w:t>
            </w:r>
          </w:p>
        </w:tc>
        <w:tc>
          <w:tcPr>
            <w:tcW w:w="4580" w:type="dxa"/>
            <w:gridSpan w:val="2"/>
          </w:tcPr>
          <w:p w14:paraId="42B0CF24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360.0 (109.7 m)</w:t>
            </w:r>
          </w:p>
        </w:tc>
      </w:tr>
      <w:tr w:rsidR="000F4577" w:rsidRPr="00444E7E" w14:paraId="381A4EE1" w14:textId="77777777" w:rsidTr="00A634EA">
        <w:tc>
          <w:tcPr>
            <w:tcW w:w="9160" w:type="dxa"/>
            <w:gridSpan w:val="3"/>
          </w:tcPr>
          <w:p w14:paraId="7ADE2ABB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proofErr w:type="spellStart"/>
            <w:r w:rsidRPr="00444E7E">
              <w:rPr>
                <w:szCs w:val="24"/>
                <w:lang w:val="en-IN" w:eastAsia="en-IN"/>
              </w:rPr>
              <w:t>Moonpool</w:t>
            </w:r>
            <w:proofErr w:type="spellEnd"/>
          </w:p>
        </w:tc>
      </w:tr>
      <w:tr w:rsidR="000F4577" w:rsidRPr="00444E7E" w14:paraId="26FF986D" w14:textId="77777777" w:rsidTr="00A634EA">
        <w:tc>
          <w:tcPr>
            <w:tcW w:w="4580" w:type="dxa"/>
          </w:tcPr>
          <w:p w14:paraId="6450ECD2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Length (Transverse)</w:t>
            </w:r>
          </w:p>
        </w:tc>
        <w:tc>
          <w:tcPr>
            <w:tcW w:w="4580" w:type="dxa"/>
            <w:gridSpan w:val="2"/>
          </w:tcPr>
          <w:p w14:paraId="0F9A2163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140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(42.7)</w:t>
            </w:r>
          </w:p>
        </w:tc>
      </w:tr>
      <w:tr w:rsidR="000F4577" w:rsidRPr="00444E7E" w14:paraId="6CE15478" w14:textId="77777777" w:rsidTr="00A634EA">
        <w:tc>
          <w:tcPr>
            <w:tcW w:w="4580" w:type="dxa"/>
          </w:tcPr>
          <w:p w14:paraId="36874FAF" w14:textId="77777777" w:rsidR="000F4577" w:rsidRPr="00444E7E" w:rsidRDefault="000F4577" w:rsidP="00A634EA">
            <w:pPr>
              <w:pStyle w:val="NormalIndent"/>
              <w:ind w:left="0"/>
              <w:jc w:val="left"/>
              <w:rPr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>Width (Longitudinal)</w:t>
            </w:r>
          </w:p>
        </w:tc>
        <w:tc>
          <w:tcPr>
            <w:tcW w:w="4580" w:type="dxa"/>
            <w:gridSpan w:val="2"/>
          </w:tcPr>
          <w:p w14:paraId="0008CE5C" w14:textId="77777777" w:rsidR="000F4577" w:rsidRPr="00444E7E" w:rsidRDefault="000F4577" w:rsidP="00A634EA">
            <w:pPr>
              <w:pStyle w:val="NormalIndent"/>
              <w:ind w:left="0"/>
              <w:jc w:val="center"/>
              <w:rPr>
                <w:bCs/>
                <w:szCs w:val="24"/>
                <w:lang w:val="en-IN" w:eastAsia="en-IN"/>
              </w:rPr>
            </w:pPr>
            <w:r w:rsidRPr="00444E7E">
              <w:rPr>
                <w:szCs w:val="24"/>
                <w:lang w:val="en-IN" w:eastAsia="en-IN"/>
              </w:rPr>
              <w:t xml:space="preserve">28 </w:t>
            </w:r>
            <w:proofErr w:type="spellStart"/>
            <w:r w:rsidRPr="00444E7E">
              <w:rPr>
                <w:szCs w:val="24"/>
                <w:lang w:val="en-IN" w:eastAsia="en-IN"/>
              </w:rPr>
              <w:t>ft</w:t>
            </w:r>
            <w:proofErr w:type="spellEnd"/>
            <w:r w:rsidRPr="00444E7E">
              <w:rPr>
                <w:szCs w:val="24"/>
                <w:lang w:val="en-IN" w:eastAsia="en-IN"/>
              </w:rPr>
              <w:t xml:space="preserve"> (8.5)</w:t>
            </w:r>
          </w:p>
        </w:tc>
      </w:tr>
    </w:tbl>
    <w:p w14:paraId="1B727084" w14:textId="61C2C92D" w:rsidR="000F4577" w:rsidRDefault="000F4577" w:rsidP="000F4577">
      <w:pPr>
        <w:pStyle w:val="Caption"/>
      </w:pPr>
      <w:r w:rsidRPr="00444E7E">
        <w:t xml:space="preserve">Table </w:t>
      </w:r>
      <w:r w:rsidRPr="00444E7E">
        <w:fldChar w:fldCharType="begin"/>
      </w:r>
      <w:r w:rsidRPr="00444E7E">
        <w:instrText xml:space="preserve"> SEQ Table \* ARABIC </w:instrText>
      </w:r>
      <w:r w:rsidRPr="00444E7E">
        <w:fldChar w:fldCharType="separate"/>
      </w:r>
      <w:ins w:id="1881" w:author="Author">
        <w:r w:rsidR="00611D6E">
          <w:rPr>
            <w:noProof/>
          </w:rPr>
          <w:t>8</w:t>
        </w:r>
      </w:ins>
      <w:del w:id="1882" w:author="Author">
        <w:r w:rsidR="00AC74D7" w:rsidRPr="00444E7E" w:rsidDel="00611D6E">
          <w:rPr>
            <w:noProof/>
          </w:rPr>
          <w:delText>6</w:delText>
        </w:r>
      </w:del>
      <w:r w:rsidRPr="00444E7E">
        <w:fldChar w:fldCharType="end"/>
      </w:r>
      <w:r w:rsidRPr="00444E7E">
        <w:t xml:space="preserve"> – Key vessel Dimensions</w:t>
      </w:r>
    </w:p>
    <w:p w14:paraId="570D6518" w14:textId="77777777" w:rsidR="000F4577" w:rsidRPr="009E36F0" w:rsidRDefault="000F4577" w:rsidP="009E36F0">
      <w:pPr>
        <w:pStyle w:val="NormalIndent"/>
      </w:pPr>
    </w:p>
    <w:sectPr w:rsidR="000F4577" w:rsidRPr="009E36F0" w:rsidSect="00070DFE">
      <w:pgSz w:w="12240" w:h="15840" w:code="290"/>
      <w:pgMar w:top="1170" w:right="1138" w:bottom="1138" w:left="1138" w:header="562" w:footer="46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3B3D5C" w14:textId="77777777" w:rsidR="00767621" w:rsidRDefault="00767621">
      <w:r>
        <w:separator/>
      </w:r>
    </w:p>
    <w:p w14:paraId="12ADB3D6" w14:textId="77777777" w:rsidR="00767621" w:rsidRDefault="00767621"/>
  </w:endnote>
  <w:endnote w:type="continuationSeparator" w:id="0">
    <w:p w14:paraId="1769A321" w14:textId="77777777" w:rsidR="00767621" w:rsidRDefault="00767621">
      <w:r>
        <w:continuationSeparator/>
      </w:r>
    </w:p>
    <w:p w14:paraId="4AA3E71A" w14:textId="77777777" w:rsidR="00767621" w:rsidRDefault="0076762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ED4493" w14:textId="77777777" w:rsidR="00E02DC8" w:rsidRPr="009A6042" w:rsidRDefault="00E02DC8" w:rsidP="009A6042">
    <w:pPr>
      <w:pStyle w:val="Footer"/>
      <w:pBdr>
        <w:top w:val="single" w:sz="6" w:space="1" w:color="006600"/>
      </w:pBdr>
    </w:pPr>
    <w:r w:rsidRPr="009A6042">
      <w:t xml:space="preserve">Page </w:t>
    </w:r>
    <w:r w:rsidRPr="009A6042">
      <w:fldChar w:fldCharType="begin"/>
    </w:r>
    <w:r w:rsidRPr="009A6042">
      <w:instrText xml:space="preserve"> PAGE  \* Arabic  \* MERGEFORMAT </w:instrText>
    </w:r>
    <w:r w:rsidRPr="009A6042">
      <w:fldChar w:fldCharType="separate"/>
    </w:r>
    <w:r w:rsidR="00571EC7">
      <w:rPr>
        <w:noProof/>
      </w:rPr>
      <w:t>34</w:t>
    </w:r>
    <w:r w:rsidRPr="009A6042">
      <w:fldChar w:fldCharType="end"/>
    </w:r>
    <w:r w:rsidRPr="009A6042">
      <w:t xml:space="preserve"> of </w:t>
    </w:r>
    <w:r w:rsidR="00767621">
      <w:fldChar w:fldCharType="begin"/>
    </w:r>
    <w:r w:rsidR="00767621">
      <w:instrText xml:space="preserve"> NUMPAGES  \* Arabic  \* MERGEFORMAT </w:instrText>
    </w:r>
    <w:r w:rsidR="00767621">
      <w:fldChar w:fldCharType="separate"/>
    </w:r>
    <w:r w:rsidR="00571EC7">
      <w:rPr>
        <w:noProof/>
      </w:rPr>
      <w:t>36</w:t>
    </w:r>
    <w:r w:rsidR="00767621">
      <w:rPr>
        <w:noProof/>
      </w:rPr>
      <w:fldChar w:fldCharType="end"/>
    </w:r>
  </w:p>
  <w:p w14:paraId="446CACC5" w14:textId="77777777" w:rsidR="00E02DC8" w:rsidRDefault="00E02DC8" w:rsidP="00B365BD">
    <w:pPr>
      <w:pStyle w:val="Footer"/>
      <w:pBdr>
        <w:top w:val="single" w:sz="6" w:space="1" w:color="006600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3BD8AD" w14:textId="77777777" w:rsidR="00767621" w:rsidRDefault="00767621">
      <w:r>
        <w:separator/>
      </w:r>
    </w:p>
    <w:p w14:paraId="02F438FF" w14:textId="77777777" w:rsidR="00767621" w:rsidRDefault="00767621"/>
  </w:footnote>
  <w:footnote w:type="continuationSeparator" w:id="0">
    <w:p w14:paraId="724A455F" w14:textId="77777777" w:rsidR="00767621" w:rsidRDefault="00767621">
      <w:r>
        <w:continuationSeparator/>
      </w:r>
    </w:p>
    <w:p w14:paraId="26543CA2" w14:textId="77777777" w:rsidR="00767621" w:rsidRDefault="0076762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867" w:type="dxa"/>
      <w:tblInd w:w="108" w:type="dxa"/>
      <w:tblLook w:val="04A0" w:firstRow="1" w:lastRow="0" w:firstColumn="1" w:lastColumn="0" w:noHBand="0" w:noVBand="1"/>
    </w:tblPr>
    <w:tblGrid>
      <w:gridCol w:w="3434"/>
      <w:gridCol w:w="4410"/>
      <w:gridCol w:w="2023"/>
    </w:tblGrid>
    <w:tr w:rsidR="00E02DC8" w:rsidRPr="004719B4" w14:paraId="49DFD8EE" w14:textId="77777777" w:rsidTr="00A025E1">
      <w:trPr>
        <w:trHeight w:val="713"/>
      </w:trPr>
      <w:tc>
        <w:tcPr>
          <w:tcW w:w="3690" w:type="dxa"/>
          <w:vAlign w:val="center"/>
        </w:tcPr>
        <w:p w14:paraId="40A50536" w14:textId="77777777" w:rsidR="00E02DC8" w:rsidRPr="004719B4" w:rsidRDefault="00E02DC8" w:rsidP="00440028">
          <w:pPr>
            <w:pStyle w:val="Header"/>
            <w:jc w:val="center"/>
            <w:rPr>
              <w:szCs w:val="20"/>
            </w:rPr>
          </w:pPr>
        </w:p>
      </w:tc>
      <w:tc>
        <w:tcPr>
          <w:tcW w:w="4737" w:type="dxa"/>
          <w:vMerge w:val="restart"/>
          <w:vAlign w:val="center"/>
        </w:tcPr>
        <w:p w14:paraId="15C5D02C" w14:textId="79CE4F45" w:rsidR="00E02DC8" w:rsidRPr="0015212E" w:rsidRDefault="00E02DC8" w:rsidP="00440028">
          <w:pPr>
            <w:pStyle w:val="Header"/>
          </w:pPr>
          <w:r>
            <w:t>Frontier Deepwater Technologies LLC</w:t>
          </w:r>
        </w:p>
        <w:p w14:paraId="60CFDC82" w14:textId="1F3B0770" w:rsidR="00E02DC8" w:rsidRPr="0015212E" w:rsidRDefault="00E02DC8" w:rsidP="00440028">
          <w:pPr>
            <w:pStyle w:val="Header"/>
          </w:pPr>
          <w:r>
            <w:t xml:space="preserve">Moored Semi in 6000 </w:t>
          </w:r>
          <w:proofErr w:type="spellStart"/>
          <w:r>
            <w:t>ft</w:t>
          </w:r>
          <w:proofErr w:type="spellEnd"/>
        </w:p>
        <w:p w14:paraId="214B4DBB" w14:textId="614ADF26" w:rsidR="00E02DC8" w:rsidRDefault="00E02DC8" w:rsidP="00440028">
          <w:pPr>
            <w:pStyle w:val="Header"/>
          </w:pPr>
          <w:r>
            <w:t>Mooring Analysis</w:t>
          </w:r>
        </w:p>
        <w:p w14:paraId="60F1C4FD" w14:textId="586A6A5C" w:rsidR="00E02DC8" w:rsidRPr="0015212E" w:rsidRDefault="00E02DC8" w:rsidP="00247C61">
          <w:pPr>
            <w:pStyle w:val="Header"/>
          </w:pPr>
          <w:r>
            <w:t>0127</w:t>
          </w:r>
          <w:r w:rsidRPr="0015212E">
            <w:t>-</w:t>
          </w:r>
          <w:r>
            <w:t>REP</w:t>
          </w:r>
          <w:r w:rsidRPr="0015212E">
            <w:t>-</w:t>
          </w:r>
          <w:r>
            <w:t>0001</w:t>
          </w:r>
          <w:r w:rsidRPr="0015212E">
            <w:t>-</w:t>
          </w:r>
          <w:r>
            <w:t>01</w:t>
          </w:r>
          <w:r w:rsidRPr="0015212E">
            <w:t>/</w:t>
          </w:r>
          <w:ins w:id="21" w:author="Author">
            <w:r>
              <w:t>Mooring Analysis and Riser Stroke</w:t>
            </w:r>
          </w:ins>
          <w:del w:id="22" w:author="Author">
            <w:r w:rsidDel="009749A4">
              <w:delText>VD</w:delText>
            </w:r>
          </w:del>
        </w:p>
        <w:p w14:paraId="361F17BF" w14:textId="7A9CE34F" w:rsidR="00E02DC8" w:rsidRDefault="00E02DC8" w:rsidP="000E7BEA">
          <w:pPr>
            <w:pStyle w:val="Header"/>
          </w:pPr>
          <w:ins w:id="23" w:author="Author">
            <w:r>
              <w:t>June 7</w:t>
            </w:r>
          </w:ins>
          <w:del w:id="24" w:author="Author">
            <w:r w:rsidDel="009749A4">
              <w:delText>April 26</w:delText>
            </w:r>
          </w:del>
          <w:r>
            <w:t>, 2016</w:t>
          </w:r>
        </w:p>
      </w:tc>
      <w:tc>
        <w:tcPr>
          <w:tcW w:w="1440" w:type="dxa"/>
          <w:vMerge w:val="restart"/>
          <w:vAlign w:val="center"/>
        </w:tcPr>
        <w:p w14:paraId="0780EBCE" w14:textId="77777777" w:rsidR="00E02DC8" w:rsidRDefault="00E02DC8" w:rsidP="00A025E1">
          <w:pPr>
            <w:pStyle w:val="Header"/>
            <w:jc w:val="right"/>
            <w:rPr>
              <w:noProof/>
              <w:color w:val="5B9BD5" w:themeColor="accent1"/>
              <w:lang w:val="en-US"/>
            </w:rPr>
          </w:pPr>
        </w:p>
        <w:p w14:paraId="77E2F8E0" w14:textId="77777777" w:rsidR="00E02DC8" w:rsidRDefault="00E02DC8" w:rsidP="00A025E1">
          <w:pPr>
            <w:pStyle w:val="Header"/>
            <w:jc w:val="right"/>
            <w:rPr>
              <w:noProof/>
              <w:color w:val="5B9BD5" w:themeColor="accent1"/>
              <w:lang w:val="en-US"/>
            </w:rPr>
          </w:pPr>
        </w:p>
        <w:p w14:paraId="61DEBB33" w14:textId="0134A951" w:rsidR="00E02DC8" w:rsidRDefault="00E02DC8" w:rsidP="00A025E1">
          <w:pPr>
            <w:pStyle w:val="Header"/>
            <w:jc w:val="right"/>
            <w:rPr>
              <w:noProof/>
              <w:color w:val="5B9BD5" w:themeColor="accent1"/>
              <w:lang w:val="en-US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C5030F6" wp14:editId="79711FE5">
                <wp:extent cx="1147520" cy="274320"/>
                <wp:effectExtent l="0" t="0" r="0" b="0"/>
                <wp:docPr id="6" name="Picture 6" descr="http://frontierdeepwatersolutions.com/wp-content/uploads/2014/11/Frontier-Deepwater-Solutions-LLC2-582x32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://frontierdeepwatersolutions.com/wp-content/uploads/2014/11/Frontier-Deepwater-Solutions-LLC2-582x327.jpg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3" t="39943" r="5313" b="19838"/>
                        <a:stretch/>
                      </pic:blipFill>
                      <pic:spPr bwMode="auto">
                        <a:xfrm>
                          <a:off x="0" y="0"/>
                          <a:ext cx="1147520" cy="274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38C071F0" w14:textId="77777777" w:rsidR="00E02DC8" w:rsidRPr="004719B4" w:rsidRDefault="00E02DC8" w:rsidP="00A025E1">
          <w:pPr>
            <w:pStyle w:val="Header"/>
            <w:jc w:val="right"/>
            <w:rPr>
              <w:color w:val="0000FF"/>
            </w:rPr>
          </w:pPr>
        </w:p>
      </w:tc>
    </w:tr>
    <w:tr w:rsidR="00E02DC8" w:rsidRPr="00D82961" w14:paraId="1D41DFD9" w14:textId="77777777" w:rsidTr="00FE7BDF">
      <w:trPr>
        <w:trHeight w:val="510"/>
      </w:trPr>
      <w:tc>
        <w:tcPr>
          <w:tcW w:w="3690" w:type="dxa"/>
          <w:vAlign w:val="center"/>
        </w:tcPr>
        <w:p w14:paraId="2B920D03" w14:textId="77777777" w:rsidR="00E02DC8" w:rsidRPr="00D82961" w:rsidRDefault="00E02DC8" w:rsidP="00440028">
          <w:pPr>
            <w:pStyle w:val="Header"/>
            <w:rPr>
              <w:b w:val="0"/>
              <w:i/>
              <w:szCs w:val="20"/>
            </w:rPr>
          </w:pPr>
          <w:r>
            <w:rPr>
              <w:b w:val="0"/>
              <w:i/>
              <w:szCs w:val="20"/>
            </w:rPr>
            <w:t xml:space="preserve"> </w:t>
          </w:r>
        </w:p>
        <w:p w14:paraId="1D09EACF" w14:textId="789EF92D" w:rsidR="00E02DC8" w:rsidRPr="00D82961" w:rsidRDefault="00E02DC8" w:rsidP="001875E1">
          <w:pPr>
            <w:pStyle w:val="Header"/>
            <w:rPr>
              <w:b w:val="0"/>
              <w:i/>
              <w:szCs w:val="20"/>
            </w:rPr>
          </w:pPr>
          <w:r>
            <w:rPr>
              <w:b w:val="0"/>
              <w:i/>
              <w:szCs w:val="20"/>
            </w:rPr>
            <w:t xml:space="preserve">   </w:t>
          </w:r>
          <w:r w:rsidRPr="00D82961">
            <w:rPr>
              <w:b w:val="0"/>
              <w:i/>
              <w:szCs w:val="20"/>
            </w:rPr>
            <w:t xml:space="preserve">Marine </w:t>
          </w:r>
          <w:r>
            <w:rPr>
              <w:b w:val="0"/>
              <w:i/>
              <w:szCs w:val="20"/>
            </w:rPr>
            <w:t>O</w:t>
          </w:r>
          <w:r w:rsidRPr="00D82961">
            <w:rPr>
              <w:b w:val="0"/>
              <w:i/>
              <w:szCs w:val="20"/>
            </w:rPr>
            <w:t xml:space="preserve">ffshore Structural </w:t>
          </w:r>
          <w:r>
            <w:rPr>
              <w:b w:val="0"/>
              <w:i/>
              <w:szCs w:val="20"/>
            </w:rPr>
            <w:t>Analysis</w:t>
          </w:r>
        </w:p>
      </w:tc>
      <w:tc>
        <w:tcPr>
          <w:tcW w:w="4737" w:type="dxa"/>
          <w:vMerge/>
          <w:vAlign w:val="center"/>
        </w:tcPr>
        <w:p w14:paraId="2081BBF3" w14:textId="77777777" w:rsidR="00E02DC8" w:rsidRPr="00D82961" w:rsidRDefault="00E02DC8" w:rsidP="00440028">
          <w:pPr>
            <w:pStyle w:val="Header"/>
            <w:jc w:val="center"/>
            <w:rPr>
              <w:color w:val="0000FF"/>
            </w:rPr>
          </w:pPr>
        </w:p>
      </w:tc>
      <w:tc>
        <w:tcPr>
          <w:tcW w:w="1440" w:type="dxa"/>
          <w:vMerge/>
          <w:vAlign w:val="center"/>
        </w:tcPr>
        <w:p w14:paraId="2C142E53" w14:textId="77777777" w:rsidR="00E02DC8" w:rsidRPr="00D82961" w:rsidRDefault="00E02DC8" w:rsidP="00440028">
          <w:pPr>
            <w:pStyle w:val="Header"/>
            <w:jc w:val="center"/>
            <w:rPr>
              <w:color w:val="0000FF"/>
            </w:rPr>
          </w:pPr>
        </w:p>
      </w:tc>
    </w:tr>
  </w:tbl>
  <w:p w14:paraId="28BD22F4" w14:textId="38AAB259" w:rsidR="00E02DC8" w:rsidRDefault="00E02DC8" w:rsidP="00FE7BDF">
    <w:pPr>
      <w:pStyle w:val="Header"/>
      <w:pBdr>
        <w:bottom w:val="single" w:sz="4" w:space="1" w:color="auto"/>
      </w:pBdr>
    </w:pPr>
    <w:r>
      <w:rPr>
        <w:noProof/>
        <w:lang w:val="en-IN" w:eastAsia="en-IN"/>
      </w:rPr>
      <w:drawing>
        <wp:anchor distT="0" distB="0" distL="114300" distR="114300" simplePos="0" relativeHeight="251661312" behindDoc="0" locked="0" layoutInCell="1" allowOverlap="1" wp14:anchorId="6F0DB819" wp14:editId="34AEEF78">
          <wp:simplePos x="0" y="0"/>
          <wp:positionH relativeFrom="column">
            <wp:posOffset>67945</wp:posOffset>
          </wp:positionH>
          <wp:positionV relativeFrom="paragraph">
            <wp:posOffset>-828674</wp:posOffset>
          </wp:positionV>
          <wp:extent cx="2190750" cy="666750"/>
          <wp:effectExtent l="0" t="0" r="0" b="0"/>
          <wp:wrapNone/>
          <wp:docPr id="7" name="Picture 7" descr="AceEngineer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ceEngineer logo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9944"/>
                  <a:stretch/>
                </pic:blipFill>
                <pic:spPr bwMode="auto">
                  <a:xfrm>
                    <a:off x="0" y="0"/>
                    <a:ext cx="2190750" cy="6667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3355C6E" w14:textId="77777777" w:rsidR="00E02DC8" w:rsidRPr="005B03B3" w:rsidRDefault="00E02DC8" w:rsidP="00FE7BD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AF3C0FD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06C8068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498F29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FF858D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40E9E0E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A025A2A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8A61E54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C8CC42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CA0235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E08AA3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B0DEE"/>
    <w:multiLevelType w:val="hybridMultilevel"/>
    <w:tmpl w:val="1C8EC448"/>
    <w:lvl w:ilvl="0" w:tplc="9CC49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24FD2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5408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4AAA8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5F267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1E1A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EA2B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C24F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CCE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EBC6B9D"/>
    <w:multiLevelType w:val="hybridMultilevel"/>
    <w:tmpl w:val="80829F7C"/>
    <w:lvl w:ilvl="0" w:tplc="DB34D6DA">
      <w:start w:val="1"/>
      <w:numFmt w:val="decimal"/>
      <w:pStyle w:val="NumberedList"/>
      <w:lvlText w:val="%1."/>
      <w:lvlJc w:val="left"/>
      <w:pPr>
        <w:tabs>
          <w:tab w:val="num" w:pos="794"/>
        </w:tabs>
        <w:ind w:left="1514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3F30300"/>
    <w:multiLevelType w:val="hybridMultilevel"/>
    <w:tmpl w:val="BAE683F4"/>
    <w:lvl w:ilvl="0" w:tplc="4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3" w15:restartNumberingAfterBreak="0">
    <w:nsid w:val="14B47C46"/>
    <w:multiLevelType w:val="multilevel"/>
    <w:tmpl w:val="080E4CE4"/>
    <w:lvl w:ilvl="0">
      <w:start w:val="1"/>
      <w:numFmt w:val="decimal"/>
      <w:pStyle w:val="Heading1"/>
      <w:lvlText w:val="%1"/>
      <w:lvlJc w:val="left"/>
      <w:pPr>
        <w:tabs>
          <w:tab w:val="num" w:pos="794"/>
        </w:tabs>
        <w:ind w:left="794" w:hanging="794"/>
      </w:pPr>
      <w:rPr>
        <w:rFonts w:hint="default"/>
        <w:b/>
        <w:i w:val="0"/>
        <w:color w:val="385623" w:themeColor="accent6" w:themeShade="80"/>
        <w:sz w:val="22"/>
        <w:szCs w:val="2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078"/>
        </w:tabs>
        <w:ind w:left="1078" w:hanging="794"/>
      </w:pPr>
      <w:rPr>
        <w:rFonts w:hint="default"/>
        <w:sz w:val="22"/>
        <w:szCs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94"/>
        </w:tabs>
        <w:ind w:left="794" w:hanging="794"/>
      </w:pPr>
      <w:rPr>
        <w:rFonts w:hint="default"/>
        <w:sz w:val="22"/>
        <w:szCs w:val="22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upperLetter"/>
      <w:lvlRestart w:val="0"/>
      <w:pStyle w:val="Heading7"/>
      <w:suff w:val="nothing"/>
      <w:lvlText w:val="Appendix 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7.%8"/>
      <w:lvlJc w:val="left"/>
      <w:pPr>
        <w:tabs>
          <w:tab w:val="num" w:pos="794"/>
        </w:tabs>
        <w:ind w:left="794" w:hanging="794"/>
      </w:pPr>
      <w:rPr>
        <w:rFonts w:hint="default"/>
      </w:rPr>
    </w:lvl>
    <w:lvl w:ilvl="8">
      <w:start w:val="1"/>
      <w:numFmt w:val="decimal"/>
      <w:pStyle w:val="Heading9"/>
      <w:lvlText w:val="%7.%8.%9"/>
      <w:lvlJc w:val="left"/>
      <w:pPr>
        <w:tabs>
          <w:tab w:val="num" w:pos="794"/>
        </w:tabs>
        <w:ind w:left="794" w:hanging="794"/>
      </w:pPr>
      <w:rPr>
        <w:rFonts w:hint="default"/>
      </w:rPr>
    </w:lvl>
  </w:abstractNum>
  <w:abstractNum w:abstractNumId="14" w15:restartNumberingAfterBreak="0">
    <w:nsid w:val="201626CB"/>
    <w:multiLevelType w:val="hybridMultilevel"/>
    <w:tmpl w:val="CA48CAC8"/>
    <w:lvl w:ilvl="0" w:tplc="0409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4" w:hanging="360"/>
      </w:pPr>
      <w:rPr>
        <w:rFonts w:ascii="Wingdings" w:hAnsi="Wingdings" w:hint="default"/>
      </w:rPr>
    </w:lvl>
  </w:abstractNum>
  <w:abstractNum w:abstractNumId="15" w15:restartNumberingAfterBreak="0">
    <w:nsid w:val="218C2EE4"/>
    <w:multiLevelType w:val="hybridMultilevel"/>
    <w:tmpl w:val="2160BC1C"/>
    <w:lvl w:ilvl="0" w:tplc="4009000F">
      <w:start w:val="1"/>
      <w:numFmt w:val="decimal"/>
      <w:lvlText w:val="%1."/>
      <w:lvlJc w:val="left"/>
      <w:pPr>
        <w:ind w:left="1514" w:hanging="360"/>
      </w:pPr>
    </w:lvl>
    <w:lvl w:ilvl="1" w:tplc="40090019" w:tentative="1">
      <w:start w:val="1"/>
      <w:numFmt w:val="lowerLetter"/>
      <w:lvlText w:val="%2."/>
      <w:lvlJc w:val="left"/>
      <w:pPr>
        <w:ind w:left="2234" w:hanging="360"/>
      </w:pPr>
    </w:lvl>
    <w:lvl w:ilvl="2" w:tplc="4009001B" w:tentative="1">
      <w:start w:val="1"/>
      <w:numFmt w:val="lowerRoman"/>
      <w:lvlText w:val="%3."/>
      <w:lvlJc w:val="right"/>
      <w:pPr>
        <w:ind w:left="2954" w:hanging="180"/>
      </w:pPr>
    </w:lvl>
    <w:lvl w:ilvl="3" w:tplc="4009000F" w:tentative="1">
      <w:start w:val="1"/>
      <w:numFmt w:val="decimal"/>
      <w:lvlText w:val="%4."/>
      <w:lvlJc w:val="left"/>
      <w:pPr>
        <w:ind w:left="3674" w:hanging="360"/>
      </w:pPr>
    </w:lvl>
    <w:lvl w:ilvl="4" w:tplc="40090019" w:tentative="1">
      <w:start w:val="1"/>
      <w:numFmt w:val="lowerLetter"/>
      <w:lvlText w:val="%5."/>
      <w:lvlJc w:val="left"/>
      <w:pPr>
        <w:ind w:left="4394" w:hanging="360"/>
      </w:pPr>
    </w:lvl>
    <w:lvl w:ilvl="5" w:tplc="4009001B" w:tentative="1">
      <w:start w:val="1"/>
      <w:numFmt w:val="lowerRoman"/>
      <w:lvlText w:val="%6."/>
      <w:lvlJc w:val="right"/>
      <w:pPr>
        <w:ind w:left="5114" w:hanging="180"/>
      </w:pPr>
    </w:lvl>
    <w:lvl w:ilvl="6" w:tplc="4009000F" w:tentative="1">
      <w:start w:val="1"/>
      <w:numFmt w:val="decimal"/>
      <w:lvlText w:val="%7."/>
      <w:lvlJc w:val="left"/>
      <w:pPr>
        <w:ind w:left="5834" w:hanging="360"/>
      </w:pPr>
    </w:lvl>
    <w:lvl w:ilvl="7" w:tplc="40090019" w:tentative="1">
      <w:start w:val="1"/>
      <w:numFmt w:val="lowerLetter"/>
      <w:lvlText w:val="%8."/>
      <w:lvlJc w:val="left"/>
      <w:pPr>
        <w:ind w:left="6554" w:hanging="360"/>
      </w:pPr>
    </w:lvl>
    <w:lvl w:ilvl="8" w:tplc="4009001B" w:tentative="1">
      <w:start w:val="1"/>
      <w:numFmt w:val="lowerRoman"/>
      <w:lvlText w:val="%9."/>
      <w:lvlJc w:val="right"/>
      <w:pPr>
        <w:ind w:left="7274" w:hanging="180"/>
      </w:pPr>
    </w:lvl>
  </w:abstractNum>
  <w:abstractNum w:abstractNumId="16" w15:restartNumberingAfterBreak="0">
    <w:nsid w:val="29BF48DB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7" w15:restartNumberingAfterBreak="0">
    <w:nsid w:val="2DC33B62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2E3268F3"/>
    <w:multiLevelType w:val="hybridMultilevel"/>
    <w:tmpl w:val="ECA06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3320EB"/>
    <w:multiLevelType w:val="hybridMultilevel"/>
    <w:tmpl w:val="3AD8E0E2"/>
    <w:lvl w:ilvl="0" w:tplc="40090003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95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7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9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1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3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5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7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94" w:hanging="360"/>
      </w:pPr>
      <w:rPr>
        <w:rFonts w:ascii="Wingdings" w:hAnsi="Wingdings" w:hint="default"/>
      </w:rPr>
    </w:lvl>
  </w:abstractNum>
  <w:abstractNum w:abstractNumId="20" w15:restartNumberingAfterBreak="0">
    <w:nsid w:val="33E51BC6"/>
    <w:multiLevelType w:val="hybridMultilevel"/>
    <w:tmpl w:val="6108C3AC"/>
    <w:lvl w:ilvl="0" w:tplc="47981142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1D273C"/>
    <w:multiLevelType w:val="hybridMultilevel"/>
    <w:tmpl w:val="A1D01CAC"/>
    <w:lvl w:ilvl="0" w:tplc="4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2" w15:restartNumberingAfterBreak="0">
    <w:nsid w:val="43A01EE0"/>
    <w:multiLevelType w:val="hybridMultilevel"/>
    <w:tmpl w:val="6CF0BA50"/>
    <w:lvl w:ilvl="0" w:tplc="2E16815C">
      <w:start w:val="1"/>
      <w:numFmt w:val="bullet"/>
      <w:pStyle w:val="BulletList"/>
      <w:lvlText w:val=""/>
      <w:lvlJc w:val="left"/>
      <w:pPr>
        <w:tabs>
          <w:tab w:val="num" w:pos="794"/>
        </w:tabs>
        <w:ind w:left="1247" w:hanging="453"/>
      </w:pPr>
      <w:rPr>
        <w:rFonts w:ascii="Symbol" w:hAnsi="Symbol" w:hint="default"/>
        <w:color w:val="auto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23" w15:restartNumberingAfterBreak="0">
    <w:nsid w:val="446F2586"/>
    <w:multiLevelType w:val="hybridMultilevel"/>
    <w:tmpl w:val="D074A73C"/>
    <w:lvl w:ilvl="0" w:tplc="E018A30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color w:val="000000" w:themeColor="text1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8F47AA2"/>
    <w:multiLevelType w:val="hybridMultilevel"/>
    <w:tmpl w:val="8904D962"/>
    <w:lvl w:ilvl="0" w:tplc="4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5" w15:restartNumberingAfterBreak="0">
    <w:nsid w:val="4C813173"/>
    <w:multiLevelType w:val="hybridMultilevel"/>
    <w:tmpl w:val="81F87D68"/>
    <w:lvl w:ilvl="0" w:tplc="40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26" w15:restartNumberingAfterBreak="0">
    <w:nsid w:val="6086313B"/>
    <w:multiLevelType w:val="hybridMultilevel"/>
    <w:tmpl w:val="25E8A22A"/>
    <w:lvl w:ilvl="0" w:tplc="4009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7" w15:restartNumberingAfterBreak="0">
    <w:nsid w:val="610B1BB2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8" w15:restartNumberingAfterBreak="0">
    <w:nsid w:val="6FB66BFE"/>
    <w:multiLevelType w:val="hybridMultilevel"/>
    <w:tmpl w:val="6FF46556"/>
    <w:lvl w:ilvl="0" w:tplc="0074C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50EF8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1CF7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42CB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9C38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D6A9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2669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0E58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0273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750928A8"/>
    <w:multiLevelType w:val="multilevel"/>
    <w:tmpl w:val="D0305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A7C4990"/>
    <w:multiLevelType w:val="singleLevel"/>
    <w:tmpl w:val="9D7895E0"/>
    <w:lvl w:ilvl="0">
      <w:start w:val="1"/>
      <w:numFmt w:val="decimal"/>
      <w:pStyle w:val="Reference"/>
      <w:lvlText w:val="[%1]"/>
      <w:lvlJc w:val="left"/>
      <w:pPr>
        <w:tabs>
          <w:tab w:val="num" w:pos="794"/>
        </w:tabs>
        <w:ind w:left="794" w:hanging="794"/>
      </w:pPr>
      <w:rPr>
        <w:b w:val="0"/>
        <w:i w:val="0"/>
      </w:rPr>
    </w:lvl>
  </w:abstractNum>
  <w:abstractNum w:abstractNumId="31" w15:restartNumberingAfterBreak="0">
    <w:nsid w:val="7D4220DE"/>
    <w:multiLevelType w:val="hybridMultilevel"/>
    <w:tmpl w:val="52D2B41E"/>
    <w:lvl w:ilvl="0" w:tplc="931289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0FA20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64A4FF0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5823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6AA5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21E36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A6AA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9F097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A429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D47561D"/>
    <w:multiLevelType w:val="hybridMultilevel"/>
    <w:tmpl w:val="6826EC8E"/>
    <w:lvl w:ilvl="0" w:tplc="40090001">
      <w:start w:val="1"/>
      <w:numFmt w:val="bullet"/>
      <w:lvlText w:val=""/>
      <w:lvlJc w:val="left"/>
      <w:pPr>
        <w:ind w:left="19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6"/>
  </w:num>
  <w:num w:numId="14">
    <w:abstractNumId w:val="17"/>
  </w:num>
  <w:num w:numId="15">
    <w:abstractNumId w:val="27"/>
  </w:num>
  <w:num w:numId="16">
    <w:abstractNumId w:val="22"/>
  </w:num>
  <w:num w:numId="17">
    <w:abstractNumId w:val="11"/>
  </w:num>
  <w:num w:numId="18">
    <w:abstractNumId w:val="20"/>
  </w:num>
  <w:num w:numId="19">
    <w:abstractNumId w:val="29"/>
  </w:num>
  <w:num w:numId="20">
    <w:abstractNumId w:val="26"/>
  </w:num>
  <w:num w:numId="21">
    <w:abstractNumId w:val="32"/>
  </w:num>
  <w:num w:numId="22">
    <w:abstractNumId w:val="23"/>
  </w:num>
  <w:num w:numId="23">
    <w:abstractNumId w:val="18"/>
  </w:num>
  <w:num w:numId="24">
    <w:abstractNumId w:val="14"/>
  </w:num>
  <w:num w:numId="25">
    <w:abstractNumId w:val="31"/>
  </w:num>
  <w:num w:numId="26">
    <w:abstractNumId w:val="10"/>
  </w:num>
  <w:num w:numId="27">
    <w:abstractNumId w:val="28"/>
  </w:num>
  <w:num w:numId="28">
    <w:abstractNumId w:val="15"/>
  </w:num>
  <w:num w:numId="29">
    <w:abstractNumId w:val="21"/>
  </w:num>
  <w:num w:numId="30">
    <w:abstractNumId w:val="24"/>
  </w:num>
  <w:num w:numId="31">
    <w:abstractNumId w:val="19"/>
  </w:num>
  <w:num w:numId="32">
    <w:abstractNumId w:val="12"/>
  </w:num>
  <w:num w:numId="33">
    <w:abstractNumId w:val="2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00315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474"/>
    <w:rsid w:val="00001179"/>
    <w:rsid w:val="0000168C"/>
    <w:rsid w:val="00003E0D"/>
    <w:rsid w:val="00004F4E"/>
    <w:rsid w:val="00010B69"/>
    <w:rsid w:val="000125C2"/>
    <w:rsid w:val="00012610"/>
    <w:rsid w:val="00013122"/>
    <w:rsid w:val="0001384F"/>
    <w:rsid w:val="00013C64"/>
    <w:rsid w:val="000152AB"/>
    <w:rsid w:val="0001663C"/>
    <w:rsid w:val="00017DA0"/>
    <w:rsid w:val="00021C7C"/>
    <w:rsid w:val="00023676"/>
    <w:rsid w:val="000240B2"/>
    <w:rsid w:val="0002645A"/>
    <w:rsid w:val="00030B2E"/>
    <w:rsid w:val="00032F7D"/>
    <w:rsid w:val="00033809"/>
    <w:rsid w:val="00033A43"/>
    <w:rsid w:val="00034F06"/>
    <w:rsid w:val="000376C1"/>
    <w:rsid w:val="00042481"/>
    <w:rsid w:val="000436A7"/>
    <w:rsid w:val="00044DB0"/>
    <w:rsid w:val="000456EB"/>
    <w:rsid w:val="000466D7"/>
    <w:rsid w:val="0005189C"/>
    <w:rsid w:val="00051FBA"/>
    <w:rsid w:val="000537F8"/>
    <w:rsid w:val="00054146"/>
    <w:rsid w:val="000542D8"/>
    <w:rsid w:val="00054BA7"/>
    <w:rsid w:val="00055D47"/>
    <w:rsid w:val="00055F51"/>
    <w:rsid w:val="00057D89"/>
    <w:rsid w:val="00060041"/>
    <w:rsid w:val="00062D67"/>
    <w:rsid w:val="0006488F"/>
    <w:rsid w:val="00065306"/>
    <w:rsid w:val="000661E2"/>
    <w:rsid w:val="0006684F"/>
    <w:rsid w:val="00070DFE"/>
    <w:rsid w:val="0007154B"/>
    <w:rsid w:val="00071A28"/>
    <w:rsid w:val="00071A57"/>
    <w:rsid w:val="00071B37"/>
    <w:rsid w:val="00080271"/>
    <w:rsid w:val="0008178C"/>
    <w:rsid w:val="00081BF3"/>
    <w:rsid w:val="00081EA9"/>
    <w:rsid w:val="00082306"/>
    <w:rsid w:val="00084FD7"/>
    <w:rsid w:val="00086D6F"/>
    <w:rsid w:val="00092A54"/>
    <w:rsid w:val="00096722"/>
    <w:rsid w:val="00096E4B"/>
    <w:rsid w:val="0009702E"/>
    <w:rsid w:val="000978AC"/>
    <w:rsid w:val="00097E2F"/>
    <w:rsid w:val="000A0354"/>
    <w:rsid w:val="000A1C4F"/>
    <w:rsid w:val="000A48FB"/>
    <w:rsid w:val="000A4C1A"/>
    <w:rsid w:val="000A4DF2"/>
    <w:rsid w:val="000B0B3F"/>
    <w:rsid w:val="000B4402"/>
    <w:rsid w:val="000B77D5"/>
    <w:rsid w:val="000C0102"/>
    <w:rsid w:val="000C11B7"/>
    <w:rsid w:val="000C2837"/>
    <w:rsid w:val="000C4A4A"/>
    <w:rsid w:val="000C53B1"/>
    <w:rsid w:val="000C5846"/>
    <w:rsid w:val="000C68B1"/>
    <w:rsid w:val="000C7190"/>
    <w:rsid w:val="000D0A35"/>
    <w:rsid w:val="000D1E4D"/>
    <w:rsid w:val="000D4427"/>
    <w:rsid w:val="000D49B8"/>
    <w:rsid w:val="000E05D3"/>
    <w:rsid w:val="000E31B2"/>
    <w:rsid w:val="000E3214"/>
    <w:rsid w:val="000E450A"/>
    <w:rsid w:val="000E63CD"/>
    <w:rsid w:val="000E766B"/>
    <w:rsid w:val="000E76DE"/>
    <w:rsid w:val="000E7BEA"/>
    <w:rsid w:val="000F09EC"/>
    <w:rsid w:val="000F3BE4"/>
    <w:rsid w:val="000F4482"/>
    <w:rsid w:val="000F4577"/>
    <w:rsid w:val="000F5474"/>
    <w:rsid w:val="000F5A98"/>
    <w:rsid w:val="000F664C"/>
    <w:rsid w:val="000F75BE"/>
    <w:rsid w:val="00101BD6"/>
    <w:rsid w:val="00103300"/>
    <w:rsid w:val="0010451B"/>
    <w:rsid w:val="00104D20"/>
    <w:rsid w:val="00110005"/>
    <w:rsid w:val="0011387B"/>
    <w:rsid w:val="0011479B"/>
    <w:rsid w:val="0011501B"/>
    <w:rsid w:val="00115D69"/>
    <w:rsid w:val="00120047"/>
    <w:rsid w:val="00120847"/>
    <w:rsid w:val="00120CA3"/>
    <w:rsid w:val="00121D21"/>
    <w:rsid w:val="00122C01"/>
    <w:rsid w:val="00122E22"/>
    <w:rsid w:val="00123982"/>
    <w:rsid w:val="001314B1"/>
    <w:rsid w:val="00131A47"/>
    <w:rsid w:val="001323D5"/>
    <w:rsid w:val="00133954"/>
    <w:rsid w:val="00135213"/>
    <w:rsid w:val="00135693"/>
    <w:rsid w:val="00135E23"/>
    <w:rsid w:val="00135FB3"/>
    <w:rsid w:val="001366BA"/>
    <w:rsid w:val="0013704F"/>
    <w:rsid w:val="00137814"/>
    <w:rsid w:val="00142FA2"/>
    <w:rsid w:val="00145CFE"/>
    <w:rsid w:val="0014671F"/>
    <w:rsid w:val="00146877"/>
    <w:rsid w:val="001471EE"/>
    <w:rsid w:val="00147A6A"/>
    <w:rsid w:val="00147A9E"/>
    <w:rsid w:val="00150A5B"/>
    <w:rsid w:val="00150E35"/>
    <w:rsid w:val="00151EB1"/>
    <w:rsid w:val="0015282A"/>
    <w:rsid w:val="00157E0E"/>
    <w:rsid w:val="00161025"/>
    <w:rsid w:val="001618A4"/>
    <w:rsid w:val="00161AAC"/>
    <w:rsid w:val="00161E63"/>
    <w:rsid w:val="00161F28"/>
    <w:rsid w:val="00162DE1"/>
    <w:rsid w:val="0016395C"/>
    <w:rsid w:val="00163EDE"/>
    <w:rsid w:val="00164DB6"/>
    <w:rsid w:val="001655F5"/>
    <w:rsid w:val="00165EFB"/>
    <w:rsid w:val="001661C4"/>
    <w:rsid w:val="001668C5"/>
    <w:rsid w:val="001676D4"/>
    <w:rsid w:val="00167965"/>
    <w:rsid w:val="0017008F"/>
    <w:rsid w:val="0017164E"/>
    <w:rsid w:val="00173EA0"/>
    <w:rsid w:val="00174BB4"/>
    <w:rsid w:val="00175F4B"/>
    <w:rsid w:val="001827F5"/>
    <w:rsid w:val="0018415F"/>
    <w:rsid w:val="00187553"/>
    <w:rsid w:val="001875E1"/>
    <w:rsid w:val="00194343"/>
    <w:rsid w:val="00196830"/>
    <w:rsid w:val="00196F38"/>
    <w:rsid w:val="00197592"/>
    <w:rsid w:val="00197756"/>
    <w:rsid w:val="00197BF7"/>
    <w:rsid w:val="001A04E9"/>
    <w:rsid w:val="001A18AE"/>
    <w:rsid w:val="001A2D42"/>
    <w:rsid w:val="001A551F"/>
    <w:rsid w:val="001A65BE"/>
    <w:rsid w:val="001A6610"/>
    <w:rsid w:val="001B01CB"/>
    <w:rsid w:val="001B0A4B"/>
    <w:rsid w:val="001B15A5"/>
    <w:rsid w:val="001B26A7"/>
    <w:rsid w:val="001B3C2F"/>
    <w:rsid w:val="001B5DA5"/>
    <w:rsid w:val="001B7801"/>
    <w:rsid w:val="001B7919"/>
    <w:rsid w:val="001C0AC2"/>
    <w:rsid w:val="001C12BA"/>
    <w:rsid w:val="001C32AB"/>
    <w:rsid w:val="001C4E32"/>
    <w:rsid w:val="001C50FD"/>
    <w:rsid w:val="001C63EB"/>
    <w:rsid w:val="001C6859"/>
    <w:rsid w:val="001C6F74"/>
    <w:rsid w:val="001C75E1"/>
    <w:rsid w:val="001D36AF"/>
    <w:rsid w:val="001D3F7C"/>
    <w:rsid w:val="001D5CA2"/>
    <w:rsid w:val="001D67FA"/>
    <w:rsid w:val="001D7F48"/>
    <w:rsid w:val="001E2DFD"/>
    <w:rsid w:val="001E3D7D"/>
    <w:rsid w:val="001E7716"/>
    <w:rsid w:val="001F1C83"/>
    <w:rsid w:val="001F22FF"/>
    <w:rsid w:val="001F59DA"/>
    <w:rsid w:val="002026EB"/>
    <w:rsid w:val="00203B64"/>
    <w:rsid w:val="002040D1"/>
    <w:rsid w:val="0020473B"/>
    <w:rsid w:val="00204CB1"/>
    <w:rsid w:val="002058DB"/>
    <w:rsid w:val="002113C3"/>
    <w:rsid w:val="00211484"/>
    <w:rsid w:val="00213A15"/>
    <w:rsid w:val="00213B6D"/>
    <w:rsid w:val="00214FC4"/>
    <w:rsid w:val="00215C50"/>
    <w:rsid w:val="002167B5"/>
    <w:rsid w:val="002177A7"/>
    <w:rsid w:val="002204F7"/>
    <w:rsid w:val="00221304"/>
    <w:rsid w:val="00221C4E"/>
    <w:rsid w:val="00224A83"/>
    <w:rsid w:val="00224DE8"/>
    <w:rsid w:val="0022575D"/>
    <w:rsid w:val="00225FA9"/>
    <w:rsid w:val="002260A8"/>
    <w:rsid w:val="00227F8C"/>
    <w:rsid w:val="00230426"/>
    <w:rsid w:val="0023144E"/>
    <w:rsid w:val="0023201A"/>
    <w:rsid w:val="00232B86"/>
    <w:rsid w:val="00233029"/>
    <w:rsid w:val="00235B4B"/>
    <w:rsid w:val="00236A43"/>
    <w:rsid w:val="00237DF6"/>
    <w:rsid w:val="002409D8"/>
    <w:rsid w:val="00241AE6"/>
    <w:rsid w:val="00245186"/>
    <w:rsid w:val="00245C2E"/>
    <w:rsid w:val="002469C1"/>
    <w:rsid w:val="00246D31"/>
    <w:rsid w:val="00247C61"/>
    <w:rsid w:val="00253218"/>
    <w:rsid w:val="00254A10"/>
    <w:rsid w:val="00255F7D"/>
    <w:rsid w:val="00256CB3"/>
    <w:rsid w:val="00257503"/>
    <w:rsid w:val="002606D9"/>
    <w:rsid w:val="002627B2"/>
    <w:rsid w:val="00263AEE"/>
    <w:rsid w:val="00266B0E"/>
    <w:rsid w:val="00270929"/>
    <w:rsid w:val="00270CD1"/>
    <w:rsid w:val="00272AC4"/>
    <w:rsid w:val="002760AE"/>
    <w:rsid w:val="00277941"/>
    <w:rsid w:val="002824D4"/>
    <w:rsid w:val="0028260B"/>
    <w:rsid w:val="00282D68"/>
    <w:rsid w:val="0028344E"/>
    <w:rsid w:val="00284784"/>
    <w:rsid w:val="002851CA"/>
    <w:rsid w:val="00285504"/>
    <w:rsid w:val="00286044"/>
    <w:rsid w:val="0029177D"/>
    <w:rsid w:val="0029503D"/>
    <w:rsid w:val="0029600E"/>
    <w:rsid w:val="00296745"/>
    <w:rsid w:val="002A03FE"/>
    <w:rsid w:val="002A067A"/>
    <w:rsid w:val="002A06E9"/>
    <w:rsid w:val="002A1145"/>
    <w:rsid w:val="002A3599"/>
    <w:rsid w:val="002A3E84"/>
    <w:rsid w:val="002A4D4C"/>
    <w:rsid w:val="002A6B70"/>
    <w:rsid w:val="002A724A"/>
    <w:rsid w:val="002A7397"/>
    <w:rsid w:val="002B0468"/>
    <w:rsid w:val="002B1DB6"/>
    <w:rsid w:val="002B3618"/>
    <w:rsid w:val="002B78A1"/>
    <w:rsid w:val="002C01F7"/>
    <w:rsid w:val="002C0772"/>
    <w:rsid w:val="002C344B"/>
    <w:rsid w:val="002C3A50"/>
    <w:rsid w:val="002C46F7"/>
    <w:rsid w:val="002D21A3"/>
    <w:rsid w:val="002D400A"/>
    <w:rsid w:val="002D4744"/>
    <w:rsid w:val="002D50FD"/>
    <w:rsid w:val="002D7C9A"/>
    <w:rsid w:val="002E017B"/>
    <w:rsid w:val="002E296E"/>
    <w:rsid w:val="002E2DBA"/>
    <w:rsid w:val="002E3A50"/>
    <w:rsid w:val="002E3B25"/>
    <w:rsid w:val="002E5A7E"/>
    <w:rsid w:val="002F1B6B"/>
    <w:rsid w:val="002F29D9"/>
    <w:rsid w:val="002F3D04"/>
    <w:rsid w:val="002F3F75"/>
    <w:rsid w:val="002F401C"/>
    <w:rsid w:val="002F4B00"/>
    <w:rsid w:val="002F5687"/>
    <w:rsid w:val="002F70A7"/>
    <w:rsid w:val="002F750B"/>
    <w:rsid w:val="002F7BD4"/>
    <w:rsid w:val="00301F64"/>
    <w:rsid w:val="003038E7"/>
    <w:rsid w:val="00303ECF"/>
    <w:rsid w:val="00303EF7"/>
    <w:rsid w:val="00304C6C"/>
    <w:rsid w:val="00305AEE"/>
    <w:rsid w:val="0031025D"/>
    <w:rsid w:val="00310CA3"/>
    <w:rsid w:val="00311FCC"/>
    <w:rsid w:val="00312AC1"/>
    <w:rsid w:val="00313775"/>
    <w:rsid w:val="0031440E"/>
    <w:rsid w:val="00317C9C"/>
    <w:rsid w:val="0032042F"/>
    <w:rsid w:val="00321B9D"/>
    <w:rsid w:val="00322FE1"/>
    <w:rsid w:val="003233F2"/>
    <w:rsid w:val="00323B9D"/>
    <w:rsid w:val="00323D56"/>
    <w:rsid w:val="00324A9C"/>
    <w:rsid w:val="003256AE"/>
    <w:rsid w:val="00325849"/>
    <w:rsid w:val="003278C4"/>
    <w:rsid w:val="00327DE0"/>
    <w:rsid w:val="003300E4"/>
    <w:rsid w:val="00330795"/>
    <w:rsid w:val="00330C97"/>
    <w:rsid w:val="00331C3E"/>
    <w:rsid w:val="00332593"/>
    <w:rsid w:val="003339BD"/>
    <w:rsid w:val="00336723"/>
    <w:rsid w:val="0034026E"/>
    <w:rsid w:val="003403BF"/>
    <w:rsid w:val="00340A17"/>
    <w:rsid w:val="0034379A"/>
    <w:rsid w:val="00346F84"/>
    <w:rsid w:val="0034770C"/>
    <w:rsid w:val="00351B07"/>
    <w:rsid w:val="00355533"/>
    <w:rsid w:val="00360424"/>
    <w:rsid w:val="00360EF1"/>
    <w:rsid w:val="0036178C"/>
    <w:rsid w:val="00364DA7"/>
    <w:rsid w:val="00366C6C"/>
    <w:rsid w:val="00373817"/>
    <w:rsid w:val="00374559"/>
    <w:rsid w:val="003745E2"/>
    <w:rsid w:val="00376455"/>
    <w:rsid w:val="00376F27"/>
    <w:rsid w:val="003770EF"/>
    <w:rsid w:val="003771F4"/>
    <w:rsid w:val="00377B8B"/>
    <w:rsid w:val="00380A2B"/>
    <w:rsid w:val="00384C64"/>
    <w:rsid w:val="003865CD"/>
    <w:rsid w:val="003877B3"/>
    <w:rsid w:val="003879A0"/>
    <w:rsid w:val="00390C8C"/>
    <w:rsid w:val="0039131C"/>
    <w:rsid w:val="00394782"/>
    <w:rsid w:val="003957E8"/>
    <w:rsid w:val="00396171"/>
    <w:rsid w:val="003A485D"/>
    <w:rsid w:val="003B1BAE"/>
    <w:rsid w:val="003B1CF7"/>
    <w:rsid w:val="003C0EB5"/>
    <w:rsid w:val="003C0FD4"/>
    <w:rsid w:val="003C1AB1"/>
    <w:rsid w:val="003C4451"/>
    <w:rsid w:val="003C4E65"/>
    <w:rsid w:val="003C6952"/>
    <w:rsid w:val="003D207A"/>
    <w:rsid w:val="003D285D"/>
    <w:rsid w:val="003D4040"/>
    <w:rsid w:val="003D43A7"/>
    <w:rsid w:val="003D5435"/>
    <w:rsid w:val="003D5D40"/>
    <w:rsid w:val="003D6AD3"/>
    <w:rsid w:val="003D6BB3"/>
    <w:rsid w:val="003E083E"/>
    <w:rsid w:val="003E2F2E"/>
    <w:rsid w:val="003E30A7"/>
    <w:rsid w:val="003E458A"/>
    <w:rsid w:val="003E5470"/>
    <w:rsid w:val="003F0972"/>
    <w:rsid w:val="003F0EFE"/>
    <w:rsid w:val="003F2E82"/>
    <w:rsid w:val="003F31C3"/>
    <w:rsid w:val="003F39DA"/>
    <w:rsid w:val="003F47CD"/>
    <w:rsid w:val="003F49D1"/>
    <w:rsid w:val="003F5AB8"/>
    <w:rsid w:val="003F6128"/>
    <w:rsid w:val="003F64AB"/>
    <w:rsid w:val="003F7063"/>
    <w:rsid w:val="00401132"/>
    <w:rsid w:val="004011BD"/>
    <w:rsid w:val="00405957"/>
    <w:rsid w:val="00405E9F"/>
    <w:rsid w:val="004065E7"/>
    <w:rsid w:val="00406700"/>
    <w:rsid w:val="00407929"/>
    <w:rsid w:val="00410BE9"/>
    <w:rsid w:val="00412742"/>
    <w:rsid w:val="004136C2"/>
    <w:rsid w:val="00413973"/>
    <w:rsid w:val="00420347"/>
    <w:rsid w:val="004218DB"/>
    <w:rsid w:val="00422AAD"/>
    <w:rsid w:val="00431EF3"/>
    <w:rsid w:val="004320B3"/>
    <w:rsid w:val="0043234C"/>
    <w:rsid w:val="00434C96"/>
    <w:rsid w:val="00434EF7"/>
    <w:rsid w:val="00436C7E"/>
    <w:rsid w:val="00436F5B"/>
    <w:rsid w:val="00437F28"/>
    <w:rsid w:val="00440028"/>
    <w:rsid w:val="004412DF"/>
    <w:rsid w:val="0044176E"/>
    <w:rsid w:val="004418ED"/>
    <w:rsid w:val="00444BE5"/>
    <w:rsid w:val="00444E7E"/>
    <w:rsid w:val="0044543E"/>
    <w:rsid w:val="00446AD9"/>
    <w:rsid w:val="00447FCF"/>
    <w:rsid w:val="00450567"/>
    <w:rsid w:val="004506C1"/>
    <w:rsid w:val="00451855"/>
    <w:rsid w:val="0045266E"/>
    <w:rsid w:val="00453ED7"/>
    <w:rsid w:val="0045509D"/>
    <w:rsid w:val="00455302"/>
    <w:rsid w:val="0045573E"/>
    <w:rsid w:val="00456E0D"/>
    <w:rsid w:val="00457150"/>
    <w:rsid w:val="004577F6"/>
    <w:rsid w:val="00460A38"/>
    <w:rsid w:val="004614A5"/>
    <w:rsid w:val="00461AE3"/>
    <w:rsid w:val="004625EB"/>
    <w:rsid w:val="00463B82"/>
    <w:rsid w:val="00465A47"/>
    <w:rsid w:val="0046639B"/>
    <w:rsid w:val="00466C7D"/>
    <w:rsid w:val="00466E23"/>
    <w:rsid w:val="00467901"/>
    <w:rsid w:val="004679CA"/>
    <w:rsid w:val="004718C2"/>
    <w:rsid w:val="00472143"/>
    <w:rsid w:val="004736FF"/>
    <w:rsid w:val="00476827"/>
    <w:rsid w:val="00476A66"/>
    <w:rsid w:val="00477702"/>
    <w:rsid w:val="00477BFC"/>
    <w:rsid w:val="00480241"/>
    <w:rsid w:val="00481438"/>
    <w:rsid w:val="0048300A"/>
    <w:rsid w:val="004840D2"/>
    <w:rsid w:val="0048529C"/>
    <w:rsid w:val="00490282"/>
    <w:rsid w:val="00494162"/>
    <w:rsid w:val="00494819"/>
    <w:rsid w:val="00495B9D"/>
    <w:rsid w:val="004972A5"/>
    <w:rsid w:val="004A11A7"/>
    <w:rsid w:val="004A1E5F"/>
    <w:rsid w:val="004A2DCC"/>
    <w:rsid w:val="004A3391"/>
    <w:rsid w:val="004A71AD"/>
    <w:rsid w:val="004B41F9"/>
    <w:rsid w:val="004B6374"/>
    <w:rsid w:val="004B783F"/>
    <w:rsid w:val="004C1450"/>
    <w:rsid w:val="004C5AEE"/>
    <w:rsid w:val="004C6894"/>
    <w:rsid w:val="004C7CD8"/>
    <w:rsid w:val="004D0F8D"/>
    <w:rsid w:val="004D21C4"/>
    <w:rsid w:val="004D3F33"/>
    <w:rsid w:val="004D4694"/>
    <w:rsid w:val="004D5B34"/>
    <w:rsid w:val="004E051F"/>
    <w:rsid w:val="004E1080"/>
    <w:rsid w:val="004E17B6"/>
    <w:rsid w:val="004E2543"/>
    <w:rsid w:val="004E385B"/>
    <w:rsid w:val="004E44C9"/>
    <w:rsid w:val="004E5FD6"/>
    <w:rsid w:val="004E6003"/>
    <w:rsid w:val="004E6EB4"/>
    <w:rsid w:val="004F0A36"/>
    <w:rsid w:val="004F37FF"/>
    <w:rsid w:val="004F3C1D"/>
    <w:rsid w:val="004F423C"/>
    <w:rsid w:val="004F4DC3"/>
    <w:rsid w:val="004F55A3"/>
    <w:rsid w:val="004F5B37"/>
    <w:rsid w:val="004F716D"/>
    <w:rsid w:val="004F7410"/>
    <w:rsid w:val="00500A7A"/>
    <w:rsid w:val="00500B1D"/>
    <w:rsid w:val="00501B06"/>
    <w:rsid w:val="0050271C"/>
    <w:rsid w:val="00505D5D"/>
    <w:rsid w:val="005065A8"/>
    <w:rsid w:val="00510358"/>
    <w:rsid w:val="005113F4"/>
    <w:rsid w:val="00511808"/>
    <w:rsid w:val="00515C41"/>
    <w:rsid w:val="00516DBC"/>
    <w:rsid w:val="00517429"/>
    <w:rsid w:val="00520330"/>
    <w:rsid w:val="00522080"/>
    <w:rsid w:val="005227EE"/>
    <w:rsid w:val="0052587A"/>
    <w:rsid w:val="00526458"/>
    <w:rsid w:val="00530620"/>
    <w:rsid w:val="0053288E"/>
    <w:rsid w:val="00533D85"/>
    <w:rsid w:val="00534D73"/>
    <w:rsid w:val="00535A60"/>
    <w:rsid w:val="005377C2"/>
    <w:rsid w:val="00540474"/>
    <w:rsid w:val="00541F46"/>
    <w:rsid w:val="00542AF5"/>
    <w:rsid w:val="00543036"/>
    <w:rsid w:val="00544E57"/>
    <w:rsid w:val="00551E24"/>
    <w:rsid w:val="005527A0"/>
    <w:rsid w:val="0055314F"/>
    <w:rsid w:val="005534E2"/>
    <w:rsid w:val="00554AC6"/>
    <w:rsid w:val="00554C59"/>
    <w:rsid w:val="00555E6A"/>
    <w:rsid w:val="005572A4"/>
    <w:rsid w:val="00560BA0"/>
    <w:rsid w:val="00560C4F"/>
    <w:rsid w:val="0056118A"/>
    <w:rsid w:val="00561CB5"/>
    <w:rsid w:val="0056258E"/>
    <w:rsid w:val="005649FA"/>
    <w:rsid w:val="00570758"/>
    <w:rsid w:val="00570B3B"/>
    <w:rsid w:val="00571765"/>
    <w:rsid w:val="00571EC7"/>
    <w:rsid w:val="00572028"/>
    <w:rsid w:val="00576BF7"/>
    <w:rsid w:val="005809F6"/>
    <w:rsid w:val="0058244B"/>
    <w:rsid w:val="00582792"/>
    <w:rsid w:val="00583DF2"/>
    <w:rsid w:val="00585796"/>
    <w:rsid w:val="0058664C"/>
    <w:rsid w:val="00586E04"/>
    <w:rsid w:val="0059080B"/>
    <w:rsid w:val="00592CDC"/>
    <w:rsid w:val="00594017"/>
    <w:rsid w:val="005943B7"/>
    <w:rsid w:val="005955D5"/>
    <w:rsid w:val="005976F4"/>
    <w:rsid w:val="005A0441"/>
    <w:rsid w:val="005A0AD9"/>
    <w:rsid w:val="005A122D"/>
    <w:rsid w:val="005A3AF8"/>
    <w:rsid w:val="005A5187"/>
    <w:rsid w:val="005A67F9"/>
    <w:rsid w:val="005B01B3"/>
    <w:rsid w:val="005B03B3"/>
    <w:rsid w:val="005B138B"/>
    <w:rsid w:val="005B1EC3"/>
    <w:rsid w:val="005B2057"/>
    <w:rsid w:val="005B2986"/>
    <w:rsid w:val="005B3E6F"/>
    <w:rsid w:val="005B4A09"/>
    <w:rsid w:val="005B5EC8"/>
    <w:rsid w:val="005B62EE"/>
    <w:rsid w:val="005C21CE"/>
    <w:rsid w:val="005C43ED"/>
    <w:rsid w:val="005C4D2C"/>
    <w:rsid w:val="005C4F00"/>
    <w:rsid w:val="005C7B34"/>
    <w:rsid w:val="005D07C7"/>
    <w:rsid w:val="005D10DE"/>
    <w:rsid w:val="005D18FD"/>
    <w:rsid w:val="005D1A8A"/>
    <w:rsid w:val="005D5412"/>
    <w:rsid w:val="005D5EFA"/>
    <w:rsid w:val="005E178F"/>
    <w:rsid w:val="005E22B7"/>
    <w:rsid w:val="005E2948"/>
    <w:rsid w:val="005E2FB6"/>
    <w:rsid w:val="005E4812"/>
    <w:rsid w:val="005E743F"/>
    <w:rsid w:val="005E7812"/>
    <w:rsid w:val="005F4109"/>
    <w:rsid w:val="005F4BE0"/>
    <w:rsid w:val="005F7B28"/>
    <w:rsid w:val="006032A4"/>
    <w:rsid w:val="00604DB7"/>
    <w:rsid w:val="006052E8"/>
    <w:rsid w:val="006064DA"/>
    <w:rsid w:val="0061023A"/>
    <w:rsid w:val="00610454"/>
    <w:rsid w:val="00611D6E"/>
    <w:rsid w:val="00612546"/>
    <w:rsid w:val="00612A79"/>
    <w:rsid w:val="00615C55"/>
    <w:rsid w:val="00616E1C"/>
    <w:rsid w:val="00617CFF"/>
    <w:rsid w:val="00620009"/>
    <w:rsid w:val="006204B1"/>
    <w:rsid w:val="006225B5"/>
    <w:rsid w:val="006229FD"/>
    <w:rsid w:val="00627FE6"/>
    <w:rsid w:val="006320E7"/>
    <w:rsid w:val="0063465D"/>
    <w:rsid w:val="00635180"/>
    <w:rsid w:val="00635647"/>
    <w:rsid w:val="00635AD6"/>
    <w:rsid w:val="00636AF5"/>
    <w:rsid w:val="00636DCA"/>
    <w:rsid w:val="0063732A"/>
    <w:rsid w:val="006416E0"/>
    <w:rsid w:val="006450D2"/>
    <w:rsid w:val="00645B16"/>
    <w:rsid w:val="00645F99"/>
    <w:rsid w:val="00651EB3"/>
    <w:rsid w:val="00652DD9"/>
    <w:rsid w:val="00653253"/>
    <w:rsid w:val="00653778"/>
    <w:rsid w:val="00653898"/>
    <w:rsid w:val="00654BB9"/>
    <w:rsid w:val="00657BAF"/>
    <w:rsid w:val="00661018"/>
    <w:rsid w:val="00661143"/>
    <w:rsid w:val="006621C1"/>
    <w:rsid w:val="006629A4"/>
    <w:rsid w:val="0066381C"/>
    <w:rsid w:val="006647CE"/>
    <w:rsid w:val="0066547C"/>
    <w:rsid w:val="00665526"/>
    <w:rsid w:val="00667760"/>
    <w:rsid w:val="00667C55"/>
    <w:rsid w:val="006723C9"/>
    <w:rsid w:val="0067408A"/>
    <w:rsid w:val="006740F1"/>
    <w:rsid w:val="0067545D"/>
    <w:rsid w:val="00676192"/>
    <w:rsid w:val="00680E7C"/>
    <w:rsid w:val="00681E6C"/>
    <w:rsid w:val="00681F48"/>
    <w:rsid w:val="0068264B"/>
    <w:rsid w:val="00683030"/>
    <w:rsid w:val="00684680"/>
    <w:rsid w:val="00685BC8"/>
    <w:rsid w:val="006901DA"/>
    <w:rsid w:val="00690B50"/>
    <w:rsid w:val="00693373"/>
    <w:rsid w:val="00693854"/>
    <w:rsid w:val="00696A10"/>
    <w:rsid w:val="00697B9E"/>
    <w:rsid w:val="006A02E9"/>
    <w:rsid w:val="006A1B32"/>
    <w:rsid w:val="006A21C2"/>
    <w:rsid w:val="006A41E8"/>
    <w:rsid w:val="006B187B"/>
    <w:rsid w:val="006B3953"/>
    <w:rsid w:val="006B6970"/>
    <w:rsid w:val="006C0BB0"/>
    <w:rsid w:val="006C1B92"/>
    <w:rsid w:val="006C3E81"/>
    <w:rsid w:val="006C427D"/>
    <w:rsid w:val="006D09C4"/>
    <w:rsid w:val="006D19D1"/>
    <w:rsid w:val="006D3EAF"/>
    <w:rsid w:val="006D433C"/>
    <w:rsid w:val="006D55B5"/>
    <w:rsid w:val="006D5887"/>
    <w:rsid w:val="006D6FD6"/>
    <w:rsid w:val="006D797A"/>
    <w:rsid w:val="006E19AB"/>
    <w:rsid w:val="006E2EF1"/>
    <w:rsid w:val="006E32C3"/>
    <w:rsid w:val="006E5B22"/>
    <w:rsid w:val="006E67DF"/>
    <w:rsid w:val="006E71BB"/>
    <w:rsid w:val="006F05B3"/>
    <w:rsid w:val="006F0A7E"/>
    <w:rsid w:val="006F143A"/>
    <w:rsid w:val="006F14EC"/>
    <w:rsid w:val="006F1993"/>
    <w:rsid w:val="006F2848"/>
    <w:rsid w:val="006F28BB"/>
    <w:rsid w:val="006F2A84"/>
    <w:rsid w:val="006F51C1"/>
    <w:rsid w:val="00703669"/>
    <w:rsid w:val="00703F80"/>
    <w:rsid w:val="00704465"/>
    <w:rsid w:val="00706186"/>
    <w:rsid w:val="00706A89"/>
    <w:rsid w:val="00706FBD"/>
    <w:rsid w:val="00707CD0"/>
    <w:rsid w:val="007101CE"/>
    <w:rsid w:val="007134EA"/>
    <w:rsid w:val="007145CB"/>
    <w:rsid w:val="00715CBE"/>
    <w:rsid w:val="00716667"/>
    <w:rsid w:val="0071739A"/>
    <w:rsid w:val="00723091"/>
    <w:rsid w:val="007267A2"/>
    <w:rsid w:val="00727E16"/>
    <w:rsid w:val="007312E8"/>
    <w:rsid w:val="00731972"/>
    <w:rsid w:val="00732478"/>
    <w:rsid w:val="00733D58"/>
    <w:rsid w:val="00735F82"/>
    <w:rsid w:val="00737314"/>
    <w:rsid w:val="00740CF0"/>
    <w:rsid w:val="00741CDB"/>
    <w:rsid w:val="00742C64"/>
    <w:rsid w:val="00742CA2"/>
    <w:rsid w:val="007430D4"/>
    <w:rsid w:val="00743102"/>
    <w:rsid w:val="0074359F"/>
    <w:rsid w:val="00744925"/>
    <w:rsid w:val="007454BA"/>
    <w:rsid w:val="00746F98"/>
    <w:rsid w:val="0074741D"/>
    <w:rsid w:val="0074748A"/>
    <w:rsid w:val="00747EBB"/>
    <w:rsid w:val="007502F2"/>
    <w:rsid w:val="0075059F"/>
    <w:rsid w:val="00750B61"/>
    <w:rsid w:val="0075191D"/>
    <w:rsid w:val="0075319C"/>
    <w:rsid w:val="007540FE"/>
    <w:rsid w:val="00754D71"/>
    <w:rsid w:val="00761ADB"/>
    <w:rsid w:val="00765D49"/>
    <w:rsid w:val="00766117"/>
    <w:rsid w:val="007675A9"/>
    <w:rsid w:val="0076761B"/>
    <w:rsid w:val="00767621"/>
    <w:rsid w:val="007773C0"/>
    <w:rsid w:val="0077746D"/>
    <w:rsid w:val="007801B8"/>
    <w:rsid w:val="00780729"/>
    <w:rsid w:val="00781CBE"/>
    <w:rsid w:val="00782184"/>
    <w:rsid w:val="00783A0D"/>
    <w:rsid w:val="00790542"/>
    <w:rsid w:val="0079146C"/>
    <w:rsid w:val="0079154B"/>
    <w:rsid w:val="007916C2"/>
    <w:rsid w:val="0079249D"/>
    <w:rsid w:val="00793B0F"/>
    <w:rsid w:val="007968D9"/>
    <w:rsid w:val="007A5925"/>
    <w:rsid w:val="007A5A97"/>
    <w:rsid w:val="007A724A"/>
    <w:rsid w:val="007A7ADC"/>
    <w:rsid w:val="007B1A7F"/>
    <w:rsid w:val="007B2132"/>
    <w:rsid w:val="007B49D4"/>
    <w:rsid w:val="007B55AF"/>
    <w:rsid w:val="007C14F2"/>
    <w:rsid w:val="007C295D"/>
    <w:rsid w:val="007C2FCC"/>
    <w:rsid w:val="007C5058"/>
    <w:rsid w:val="007C5401"/>
    <w:rsid w:val="007C7E2F"/>
    <w:rsid w:val="007D00A6"/>
    <w:rsid w:val="007D100F"/>
    <w:rsid w:val="007D1617"/>
    <w:rsid w:val="007D251E"/>
    <w:rsid w:val="007D3C6C"/>
    <w:rsid w:val="007D5154"/>
    <w:rsid w:val="007D5A13"/>
    <w:rsid w:val="007D5A53"/>
    <w:rsid w:val="007D5C60"/>
    <w:rsid w:val="007D625F"/>
    <w:rsid w:val="007D71D0"/>
    <w:rsid w:val="007E0851"/>
    <w:rsid w:val="007E2F28"/>
    <w:rsid w:val="007E65B4"/>
    <w:rsid w:val="007E67B1"/>
    <w:rsid w:val="007F062C"/>
    <w:rsid w:val="007F1227"/>
    <w:rsid w:val="007F36D7"/>
    <w:rsid w:val="007F5011"/>
    <w:rsid w:val="007F5FC0"/>
    <w:rsid w:val="007F60A3"/>
    <w:rsid w:val="007F6524"/>
    <w:rsid w:val="00803551"/>
    <w:rsid w:val="008053EA"/>
    <w:rsid w:val="00806245"/>
    <w:rsid w:val="008105DE"/>
    <w:rsid w:val="00810B67"/>
    <w:rsid w:val="008115DE"/>
    <w:rsid w:val="008123E6"/>
    <w:rsid w:val="008126A1"/>
    <w:rsid w:val="00812C9D"/>
    <w:rsid w:val="00813B07"/>
    <w:rsid w:val="00813B65"/>
    <w:rsid w:val="00814608"/>
    <w:rsid w:val="008176F6"/>
    <w:rsid w:val="00820156"/>
    <w:rsid w:val="0082156F"/>
    <w:rsid w:val="008234D3"/>
    <w:rsid w:val="00824EDF"/>
    <w:rsid w:val="00826028"/>
    <w:rsid w:val="00827397"/>
    <w:rsid w:val="008305EB"/>
    <w:rsid w:val="008312F6"/>
    <w:rsid w:val="00835234"/>
    <w:rsid w:val="00835482"/>
    <w:rsid w:val="00836374"/>
    <w:rsid w:val="00836C93"/>
    <w:rsid w:val="00841282"/>
    <w:rsid w:val="00841417"/>
    <w:rsid w:val="008420CB"/>
    <w:rsid w:val="008454F6"/>
    <w:rsid w:val="00845C2C"/>
    <w:rsid w:val="00845D6F"/>
    <w:rsid w:val="008462BF"/>
    <w:rsid w:val="008545D0"/>
    <w:rsid w:val="008557C6"/>
    <w:rsid w:val="00856D14"/>
    <w:rsid w:val="00863EC4"/>
    <w:rsid w:val="008671D8"/>
    <w:rsid w:val="00867990"/>
    <w:rsid w:val="008713DE"/>
    <w:rsid w:val="008715D5"/>
    <w:rsid w:val="0087611F"/>
    <w:rsid w:val="0087701D"/>
    <w:rsid w:val="00877418"/>
    <w:rsid w:val="00877CBF"/>
    <w:rsid w:val="00881503"/>
    <w:rsid w:val="00881F77"/>
    <w:rsid w:val="0088205F"/>
    <w:rsid w:val="00882C60"/>
    <w:rsid w:val="00890D34"/>
    <w:rsid w:val="008913EA"/>
    <w:rsid w:val="00891ABB"/>
    <w:rsid w:val="008948E4"/>
    <w:rsid w:val="00895E99"/>
    <w:rsid w:val="0089604B"/>
    <w:rsid w:val="00896928"/>
    <w:rsid w:val="00897E74"/>
    <w:rsid w:val="008A0106"/>
    <w:rsid w:val="008A0FA4"/>
    <w:rsid w:val="008A1F10"/>
    <w:rsid w:val="008A282E"/>
    <w:rsid w:val="008A5158"/>
    <w:rsid w:val="008A5C9F"/>
    <w:rsid w:val="008A65D5"/>
    <w:rsid w:val="008A6A46"/>
    <w:rsid w:val="008A777E"/>
    <w:rsid w:val="008A7AC5"/>
    <w:rsid w:val="008B09F8"/>
    <w:rsid w:val="008B1AA9"/>
    <w:rsid w:val="008B336F"/>
    <w:rsid w:val="008B4C25"/>
    <w:rsid w:val="008B4C55"/>
    <w:rsid w:val="008B5953"/>
    <w:rsid w:val="008B6DEE"/>
    <w:rsid w:val="008B6F0F"/>
    <w:rsid w:val="008B71F5"/>
    <w:rsid w:val="008B7632"/>
    <w:rsid w:val="008C075E"/>
    <w:rsid w:val="008C0D24"/>
    <w:rsid w:val="008C3D6C"/>
    <w:rsid w:val="008C43E8"/>
    <w:rsid w:val="008C4EAD"/>
    <w:rsid w:val="008C5EDD"/>
    <w:rsid w:val="008C7604"/>
    <w:rsid w:val="008D0C2D"/>
    <w:rsid w:val="008D186C"/>
    <w:rsid w:val="008D21D6"/>
    <w:rsid w:val="008D261F"/>
    <w:rsid w:val="008D3497"/>
    <w:rsid w:val="008E10A6"/>
    <w:rsid w:val="008E404C"/>
    <w:rsid w:val="008E5F88"/>
    <w:rsid w:val="008E7F61"/>
    <w:rsid w:val="008F03D0"/>
    <w:rsid w:val="008F0DFD"/>
    <w:rsid w:val="008F37A8"/>
    <w:rsid w:val="008F5785"/>
    <w:rsid w:val="008F677B"/>
    <w:rsid w:val="008F7FCC"/>
    <w:rsid w:val="00903255"/>
    <w:rsid w:val="00903E02"/>
    <w:rsid w:val="0090408D"/>
    <w:rsid w:val="009042DD"/>
    <w:rsid w:val="00905A43"/>
    <w:rsid w:val="00905F56"/>
    <w:rsid w:val="00913078"/>
    <w:rsid w:val="00915C38"/>
    <w:rsid w:val="00917AC6"/>
    <w:rsid w:val="00920574"/>
    <w:rsid w:val="00920AB6"/>
    <w:rsid w:val="00922661"/>
    <w:rsid w:val="00923F95"/>
    <w:rsid w:val="00931F89"/>
    <w:rsid w:val="009322E7"/>
    <w:rsid w:val="00932B98"/>
    <w:rsid w:val="00935E5A"/>
    <w:rsid w:val="00935F6D"/>
    <w:rsid w:val="009376EB"/>
    <w:rsid w:val="00941C80"/>
    <w:rsid w:val="00942A99"/>
    <w:rsid w:val="009439C8"/>
    <w:rsid w:val="00944B4A"/>
    <w:rsid w:val="00946128"/>
    <w:rsid w:val="00947F73"/>
    <w:rsid w:val="00951455"/>
    <w:rsid w:val="00952314"/>
    <w:rsid w:val="00952B44"/>
    <w:rsid w:val="00954765"/>
    <w:rsid w:val="00954EC7"/>
    <w:rsid w:val="009552C1"/>
    <w:rsid w:val="00956CAF"/>
    <w:rsid w:val="00957BCB"/>
    <w:rsid w:val="00960C57"/>
    <w:rsid w:val="00960CB0"/>
    <w:rsid w:val="00964AB6"/>
    <w:rsid w:val="009707F4"/>
    <w:rsid w:val="00973602"/>
    <w:rsid w:val="009749A4"/>
    <w:rsid w:val="00975E0D"/>
    <w:rsid w:val="0097656D"/>
    <w:rsid w:val="00980198"/>
    <w:rsid w:val="00982536"/>
    <w:rsid w:val="00982735"/>
    <w:rsid w:val="009832C9"/>
    <w:rsid w:val="00985CFB"/>
    <w:rsid w:val="00986696"/>
    <w:rsid w:val="00987353"/>
    <w:rsid w:val="009946E2"/>
    <w:rsid w:val="00994AD2"/>
    <w:rsid w:val="0099564B"/>
    <w:rsid w:val="009A2EBE"/>
    <w:rsid w:val="009A33CD"/>
    <w:rsid w:val="009A3E97"/>
    <w:rsid w:val="009A4473"/>
    <w:rsid w:val="009A48AE"/>
    <w:rsid w:val="009A53F2"/>
    <w:rsid w:val="009A6042"/>
    <w:rsid w:val="009A6FDE"/>
    <w:rsid w:val="009A7441"/>
    <w:rsid w:val="009B2F5F"/>
    <w:rsid w:val="009B4B7B"/>
    <w:rsid w:val="009B7ABE"/>
    <w:rsid w:val="009C1593"/>
    <w:rsid w:val="009C1C68"/>
    <w:rsid w:val="009C4D85"/>
    <w:rsid w:val="009C6638"/>
    <w:rsid w:val="009C6BDA"/>
    <w:rsid w:val="009C6C32"/>
    <w:rsid w:val="009D34BE"/>
    <w:rsid w:val="009D37D6"/>
    <w:rsid w:val="009D3814"/>
    <w:rsid w:val="009D56C3"/>
    <w:rsid w:val="009D721F"/>
    <w:rsid w:val="009E0C5E"/>
    <w:rsid w:val="009E3609"/>
    <w:rsid w:val="009E36F0"/>
    <w:rsid w:val="009E3C4F"/>
    <w:rsid w:val="009E4FE1"/>
    <w:rsid w:val="009E69D4"/>
    <w:rsid w:val="009F079C"/>
    <w:rsid w:val="009F166F"/>
    <w:rsid w:val="009F6046"/>
    <w:rsid w:val="009F6E48"/>
    <w:rsid w:val="009F7583"/>
    <w:rsid w:val="00A025E1"/>
    <w:rsid w:val="00A029AD"/>
    <w:rsid w:val="00A02FB9"/>
    <w:rsid w:val="00A03986"/>
    <w:rsid w:val="00A03E38"/>
    <w:rsid w:val="00A04DE1"/>
    <w:rsid w:val="00A11424"/>
    <w:rsid w:val="00A118A7"/>
    <w:rsid w:val="00A1200C"/>
    <w:rsid w:val="00A167A9"/>
    <w:rsid w:val="00A2065D"/>
    <w:rsid w:val="00A2484E"/>
    <w:rsid w:val="00A24B6F"/>
    <w:rsid w:val="00A24BF2"/>
    <w:rsid w:val="00A25D7A"/>
    <w:rsid w:val="00A308EC"/>
    <w:rsid w:val="00A30ABA"/>
    <w:rsid w:val="00A316F0"/>
    <w:rsid w:val="00A31AE6"/>
    <w:rsid w:val="00A32355"/>
    <w:rsid w:val="00A335EE"/>
    <w:rsid w:val="00A33AC9"/>
    <w:rsid w:val="00A35652"/>
    <w:rsid w:val="00A3677E"/>
    <w:rsid w:val="00A371C3"/>
    <w:rsid w:val="00A41579"/>
    <w:rsid w:val="00A4372A"/>
    <w:rsid w:val="00A4521B"/>
    <w:rsid w:val="00A50DBC"/>
    <w:rsid w:val="00A521B9"/>
    <w:rsid w:val="00A54F26"/>
    <w:rsid w:val="00A557D7"/>
    <w:rsid w:val="00A603BE"/>
    <w:rsid w:val="00A606D9"/>
    <w:rsid w:val="00A61E6A"/>
    <w:rsid w:val="00A634EA"/>
    <w:rsid w:val="00A64BE9"/>
    <w:rsid w:val="00A65065"/>
    <w:rsid w:val="00A65751"/>
    <w:rsid w:val="00A65C37"/>
    <w:rsid w:val="00A67FB7"/>
    <w:rsid w:val="00A72B42"/>
    <w:rsid w:val="00A7465D"/>
    <w:rsid w:val="00A76137"/>
    <w:rsid w:val="00A77CAF"/>
    <w:rsid w:val="00A844B5"/>
    <w:rsid w:val="00A846C1"/>
    <w:rsid w:val="00A87EBB"/>
    <w:rsid w:val="00A90479"/>
    <w:rsid w:val="00A91C06"/>
    <w:rsid w:val="00A93788"/>
    <w:rsid w:val="00A94D8C"/>
    <w:rsid w:val="00A9567E"/>
    <w:rsid w:val="00A96405"/>
    <w:rsid w:val="00A96E5A"/>
    <w:rsid w:val="00AA000C"/>
    <w:rsid w:val="00AA471A"/>
    <w:rsid w:val="00AA51FB"/>
    <w:rsid w:val="00AA535C"/>
    <w:rsid w:val="00AA56F4"/>
    <w:rsid w:val="00AA5A68"/>
    <w:rsid w:val="00AA7488"/>
    <w:rsid w:val="00AB0562"/>
    <w:rsid w:val="00AB0706"/>
    <w:rsid w:val="00AB1B15"/>
    <w:rsid w:val="00AB239E"/>
    <w:rsid w:val="00AB2A78"/>
    <w:rsid w:val="00AB4B52"/>
    <w:rsid w:val="00AB5A48"/>
    <w:rsid w:val="00AB7341"/>
    <w:rsid w:val="00AB76E3"/>
    <w:rsid w:val="00AC258B"/>
    <w:rsid w:val="00AC5398"/>
    <w:rsid w:val="00AC53EF"/>
    <w:rsid w:val="00AC74D7"/>
    <w:rsid w:val="00AC7B39"/>
    <w:rsid w:val="00AD08CB"/>
    <w:rsid w:val="00AD0C1D"/>
    <w:rsid w:val="00AD116C"/>
    <w:rsid w:val="00AD42D1"/>
    <w:rsid w:val="00AD507A"/>
    <w:rsid w:val="00AD5413"/>
    <w:rsid w:val="00AD54DD"/>
    <w:rsid w:val="00AD658A"/>
    <w:rsid w:val="00AE092C"/>
    <w:rsid w:val="00AE0EAD"/>
    <w:rsid w:val="00AE1169"/>
    <w:rsid w:val="00AE181A"/>
    <w:rsid w:val="00AE2A36"/>
    <w:rsid w:val="00AE314F"/>
    <w:rsid w:val="00AE50AC"/>
    <w:rsid w:val="00AE5415"/>
    <w:rsid w:val="00AE598E"/>
    <w:rsid w:val="00AE703E"/>
    <w:rsid w:val="00AE7386"/>
    <w:rsid w:val="00AE7795"/>
    <w:rsid w:val="00AF0DEA"/>
    <w:rsid w:val="00AF1FF5"/>
    <w:rsid w:val="00AF2713"/>
    <w:rsid w:val="00AF2F0A"/>
    <w:rsid w:val="00AF4129"/>
    <w:rsid w:val="00AF62B1"/>
    <w:rsid w:val="00AF6B61"/>
    <w:rsid w:val="00AF7B90"/>
    <w:rsid w:val="00B01052"/>
    <w:rsid w:val="00B02E79"/>
    <w:rsid w:val="00B04B02"/>
    <w:rsid w:val="00B06207"/>
    <w:rsid w:val="00B12357"/>
    <w:rsid w:val="00B12DE7"/>
    <w:rsid w:val="00B14F15"/>
    <w:rsid w:val="00B162E6"/>
    <w:rsid w:val="00B1708A"/>
    <w:rsid w:val="00B17EB0"/>
    <w:rsid w:val="00B216AD"/>
    <w:rsid w:val="00B217C6"/>
    <w:rsid w:val="00B224E0"/>
    <w:rsid w:val="00B235D4"/>
    <w:rsid w:val="00B23B36"/>
    <w:rsid w:val="00B24151"/>
    <w:rsid w:val="00B2494C"/>
    <w:rsid w:val="00B300AF"/>
    <w:rsid w:val="00B32612"/>
    <w:rsid w:val="00B32A40"/>
    <w:rsid w:val="00B32E43"/>
    <w:rsid w:val="00B365BD"/>
    <w:rsid w:val="00B3764B"/>
    <w:rsid w:val="00B455CB"/>
    <w:rsid w:val="00B45FAD"/>
    <w:rsid w:val="00B46296"/>
    <w:rsid w:val="00B51236"/>
    <w:rsid w:val="00B5124C"/>
    <w:rsid w:val="00B5208D"/>
    <w:rsid w:val="00B524D0"/>
    <w:rsid w:val="00B52F72"/>
    <w:rsid w:val="00B54ADB"/>
    <w:rsid w:val="00B54CE4"/>
    <w:rsid w:val="00B5787F"/>
    <w:rsid w:val="00B57EC4"/>
    <w:rsid w:val="00B60F84"/>
    <w:rsid w:val="00B62AF9"/>
    <w:rsid w:val="00B63499"/>
    <w:rsid w:val="00B6433B"/>
    <w:rsid w:val="00B67284"/>
    <w:rsid w:val="00B67757"/>
    <w:rsid w:val="00B713B2"/>
    <w:rsid w:val="00B72FB0"/>
    <w:rsid w:val="00B737A1"/>
    <w:rsid w:val="00B75385"/>
    <w:rsid w:val="00B8359A"/>
    <w:rsid w:val="00B835B2"/>
    <w:rsid w:val="00B837BD"/>
    <w:rsid w:val="00B90B39"/>
    <w:rsid w:val="00B9311D"/>
    <w:rsid w:val="00B9392B"/>
    <w:rsid w:val="00B93BE1"/>
    <w:rsid w:val="00B94705"/>
    <w:rsid w:val="00B9524A"/>
    <w:rsid w:val="00B9612C"/>
    <w:rsid w:val="00B961E2"/>
    <w:rsid w:val="00B97D0A"/>
    <w:rsid w:val="00BA05E2"/>
    <w:rsid w:val="00BA310D"/>
    <w:rsid w:val="00BA5B1A"/>
    <w:rsid w:val="00BA637D"/>
    <w:rsid w:val="00BA705A"/>
    <w:rsid w:val="00BB197C"/>
    <w:rsid w:val="00BB26E5"/>
    <w:rsid w:val="00BB276F"/>
    <w:rsid w:val="00BB6A1A"/>
    <w:rsid w:val="00BB6B7A"/>
    <w:rsid w:val="00BC0BE3"/>
    <w:rsid w:val="00BC1820"/>
    <w:rsid w:val="00BC3094"/>
    <w:rsid w:val="00BC3116"/>
    <w:rsid w:val="00BC5EB3"/>
    <w:rsid w:val="00BD09D9"/>
    <w:rsid w:val="00BD1EDA"/>
    <w:rsid w:val="00BD1FA2"/>
    <w:rsid w:val="00BD286A"/>
    <w:rsid w:val="00BD61D9"/>
    <w:rsid w:val="00BE2B62"/>
    <w:rsid w:val="00BE2C57"/>
    <w:rsid w:val="00BE3B67"/>
    <w:rsid w:val="00BE48AE"/>
    <w:rsid w:val="00BE5D3B"/>
    <w:rsid w:val="00BE5F9D"/>
    <w:rsid w:val="00BF2940"/>
    <w:rsid w:val="00BF3369"/>
    <w:rsid w:val="00BF753A"/>
    <w:rsid w:val="00BF7579"/>
    <w:rsid w:val="00C004BE"/>
    <w:rsid w:val="00C01074"/>
    <w:rsid w:val="00C01326"/>
    <w:rsid w:val="00C01DF3"/>
    <w:rsid w:val="00C027B3"/>
    <w:rsid w:val="00C03338"/>
    <w:rsid w:val="00C04309"/>
    <w:rsid w:val="00C04582"/>
    <w:rsid w:val="00C04E60"/>
    <w:rsid w:val="00C05F30"/>
    <w:rsid w:val="00C060E0"/>
    <w:rsid w:val="00C13651"/>
    <w:rsid w:val="00C164A2"/>
    <w:rsid w:val="00C17427"/>
    <w:rsid w:val="00C20100"/>
    <w:rsid w:val="00C20D6E"/>
    <w:rsid w:val="00C2179F"/>
    <w:rsid w:val="00C21AD5"/>
    <w:rsid w:val="00C222E1"/>
    <w:rsid w:val="00C2276B"/>
    <w:rsid w:val="00C23900"/>
    <w:rsid w:val="00C2563F"/>
    <w:rsid w:val="00C27497"/>
    <w:rsid w:val="00C30F6E"/>
    <w:rsid w:val="00C315E3"/>
    <w:rsid w:val="00C3207A"/>
    <w:rsid w:val="00C32C0E"/>
    <w:rsid w:val="00C32C89"/>
    <w:rsid w:val="00C336CD"/>
    <w:rsid w:val="00C33AB0"/>
    <w:rsid w:val="00C37538"/>
    <w:rsid w:val="00C411AB"/>
    <w:rsid w:val="00C42052"/>
    <w:rsid w:val="00C43EAD"/>
    <w:rsid w:val="00C440AD"/>
    <w:rsid w:val="00C44C18"/>
    <w:rsid w:val="00C472B9"/>
    <w:rsid w:val="00C475BC"/>
    <w:rsid w:val="00C47CFC"/>
    <w:rsid w:val="00C5228B"/>
    <w:rsid w:val="00C52A31"/>
    <w:rsid w:val="00C53B43"/>
    <w:rsid w:val="00C60B39"/>
    <w:rsid w:val="00C61F19"/>
    <w:rsid w:val="00C635DF"/>
    <w:rsid w:val="00C63E7D"/>
    <w:rsid w:val="00C64E4D"/>
    <w:rsid w:val="00C67FF7"/>
    <w:rsid w:val="00C70D32"/>
    <w:rsid w:val="00C720F1"/>
    <w:rsid w:val="00C75790"/>
    <w:rsid w:val="00C77C7D"/>
    <w:rsid w:val="00C77F34"/>
    <w:rsid w:val="00C8074A"/>
    <w:rsid w:val="00C80D68"/>
    <w:rsid w:val="00C80EF0"/>
    <w:rsid w:val="00C81EA2"/>
    <w:rsid w:val="00C825A5"/>
    <w:rsid w:val="00C83782"/>
    <w:rsid w:val="00C843E8"/>
    <w:rsid w:val="00C8488F"/>
    <w:rsid w:val="00C87691"/>
    <w:rsid w:val="00C90EB9"/>
    <w:rsid w:val="00C93417"/>
    <w:rsid w:val="00C946C3"/>
    <w:rsid w:val="00C94B65"/>
    <w:rsid w:val="00C954AF"/>
    <w:rsid w:val="00C96FA8"/>
    <w:rsid w:val="00C96FDB"/>
    <w:rsid w:val="00CA0ACE"/>
    <w:rsid w:val="00CA3CE1"/>
    <w:rsid w:val="00CA407B"/>
    <w:rsid w:val="00CA579D"/>
    <w:rsid w:val="00CA6F21"/>
    <w:rsid w:val="00CA7139"/>
    <w:rsid w:val="00CA7B54"/>
    <w:rsid w:val="00CB01BB"/>
    <w:rsid w:val="00CB0B5D"/>
    <w:rsid w:val="00CB31AC"/>
    <w:rsid w:val="00CB3331"/>
    <w:rsid w:val="00CB43B1"/>
    <w:rsid w:val="00CB43D4"/>
    <w:rsid w:val="00CB5E0B"/>
    <w:rsid w:val="00CB6B2C"/>
    <w:rsid w:val="00CC42D4"/>
    <w:rsid w:val="00CC4CEB"/>
    <w:rsid w:val="00CC55A1"/>
    <w:rsid w:val="00CC60F1"/>
    <w:rsid w:val="00CC6D7E"/>
    <w:rsid w:val="00CC6F40"/>
    <w:rsid w:val="00CC7148"/>
    <w:rsid w:val="00CC76C9"/>
    <w:rsid w:val="00CC7982"/>
    <w:rsid w:val="00CD230B"/>
    <w:rsid w:val="00CD3615"/>
    <w:rsid w:val="00CD3623"/>
    <w:rsid w:val="00CD363C"/>
    <w:rsid w:val="00CD4657"/>
    <w:rsid w:val="00CD56AF"/>
    <w:rsid w:val="00CD7049"/>
    <w:rsid w:val="00CD7161"/>
    <w:rsid w:val="00CE12CB"/>
    <w:rsid w:val="00CE1C25"/>
    <w:rsid w:val="00CE21E8"/>
    <w:rsid w:val="00CE2B97"/>
    <w:rsid w:val="00CE36F8"/>
    <w:rsid w:val="00CE4B7B"/>
    <w:rsid w:val="00CE5D0A"/>
    <w:rsid w:val="00CF3177"/>
    <w:rsid w:val="00CF3217"/>
    <w:rsid w:val="00CF3FAC"/>
    <w:rsid w:val="00CF61CA"/>
    <w:rsid w:val="00CF74BC"/>
    <w:rsid w:val="00D01A10"/>
    <w:rsid w:val="00D05B4B"/>
    <w:rsid w:val="00D10530"/>
    <w:rsid w:val="00D11D15"/>
    <w:rsid w:val="00D125E9"/>
    <w:rsid w:val="00D12943"/>
    <w:rsid w:val="00D12A33"/>
    <w:rsid w:val="00D1600B"/>
    <w:rsid w:val="00D217FA"/>
    <w:rsid w:val="00D21B7C"/>
    <w:rsid w:val="00D25DD5"/>
    <w:rsid w:val="00D26B11"/>
    <w:rsid w:val="00D270BA"/>
    <w:rsid w:val="00D27DB2"/>
    <w:rsid w:val="00D3050A"/>
    <w:rsid w:val="00D305BC"/>
    <w:rsid w:val="00D3241B"/>
    <w:rsid w:val="00D3416E"/>
    <w:rsid w:val="00D342EC"/>
    <w:rsid w:val="00D367D3"/>
    <w:rsid w:val="00D373F3"/>
    <w:rsid w:val="00D37D70"/>
    <w:rsid w:val="00D405FC"/>
    <w:rsid w:val="00D40D09"/>
    <w:rsid w:val="00D428FB"/>
    <w:rsid w:val="00D4368A"/>
    <w:rsid w:val="00D46ACF"/>
    <w:rsid w:val="00D46B3D"/>
    <w:rsid w:val="00D47CEA"/>
    <w:rsid w:val="00D52B47"/>
    <w:rsid w:val="00D52DC9"/>
    <w:rsid w:val="00D539F7"/>
    <w:rsid w:val="00D53D50"/>
    <w:rsid w:val="00D55376"/>
    <w:rsid w:val="00D57357"/>
    <w:rsid w:val="00D62CE3"/>
    <w:rsid w:val="00D71205"/>
    <w:rsid w:val="00D7221F"/>
    <w:rsid w:val="00D76A26"/>
    <w:rsid w:val="00D77C91"/>
    <w:rsid w:val="00D8002E"/>
    <w:rsid w:val="00D849D3"/>
    <w:rsid w:val="00D8583D"/>
    <w:rsid w:val="00D87DF6"/>
    <w:rsid w:val="00D91E0F"/>
    <w:rsid w:val="00D92266"/>
    <w:rsid w:val="00DA00BD"/>
    <w:rsid w:val="00DA1191"/>
    <w:rsid w:val="00DA19B1"/>
    <w:rsid w:val="00DA55E3"/>
    <w:rsid w:val="00DA563B"/>
    <w:rsid w:val="00DB1C82"/>
    <w:rsid w:val="00DB1ECE"/>
    <w:rsid w:val="00DB1F06"/>
    <w:rsid w:val="00DB58EB"/>
    <w:rsid w:val="00DB5A71"/>
    <w:rsid w:val="00DB6166"/>
    <w:rsid w:val="00DB7649"/>
    <w:rsid w:val="00DC23B7"/>
    <w:rsid w:val="00DC2698"/>
    <w:rsid w:val="00DC65D9"/>
    <w:rsid w:val="00DC716F"/>
    <w:rsid w:val="00DC747F"/>
    <w:rsid w:val="00DD08EA"/>
    <w:rsid w:val="00DD0FC2"/>
    <w:rsid w:val="00DD1D48"/>
    <w:rsid w:val="00DD451D"/>
    <w:rsid w:val="00DD4D48"/>
    <w:rsid w:val="00DD7B25"/>
    <w:rsid w:val="00DE028E"/>
    <w:rsid w:val="00DE3C09"/>
    <w:rsid w:val="00DE41B7"/>
    <w:rsid w:val="00DF1F2C"/>
    <w:rsid w:val="00DF22FC"/>
    <w:rsid w:val="00DF2E80"/>
    <w:rsid w:val="00DF7432"/>
    <w:rsid w:val="00DF7B13"/>
    <w:rsid w:val="00E00307"/>
    <w:rsid w:val="00E0297F"/>
    <w:rsid w:val="00E02DC8"/>
    <w:rsid w:val="00E03E74"/>
    <w:rsid w:val="00E04695"/>
    <w:rsid w:val="00E04D45"/>
    <w:rsid w:val="00E07F2F"/>
    <w:rsid w:val="00E1064E"/>
    <w:rsid w:val="00E118CF"/>
    <w:rsid w:val="00E122A6"/>
    <w:rsid w:val="00E140F9"/>
    <w:rsid w:val="00E1421B"/>
    <w:rsid w:val="00E1507C"/>
    <w:rsid w:val="00E15994"/>
    <w:rsid w:val="00E15DAF"/>
    <w:rsid w:val="00E205C5"/>
    <w:rsid w:val="00E2112A"/>
    <w:rsid w:val="00E21396"/>
    <w:rsid w:val="00E219BF"/>
    <w:rsid w:val="00E22561"/>
    <w:rsid w:val="00E22753"/>
    <w:rsid w:val="00E23131"/>
    <w:rsid w:val="00E243A9"/>
    <w:rsid w:val="00E25783"/>
    <w:rsid w:val="00E265D1"/>
    <w:rsid w:val="00E272EB"/>
    <w:rsid w:val="00E27DF2"/>
    <w:rsid w:val="00E355D5"/>
    <w:rsid w:val="00E35F77"/>
    <w:rsid w:val="00E362B4"/>
    <w:rsid w:val="00E37B8B"/>
    <w:rsid w:val="00E37C98"/>
    <w:rsid w:val="00E408D9"/>
    <w:rsid w:val="00E4128E"/>
    <w:rsid w:val="00E413D2"/>
    <w:rsid w:val="00E42742"/>
    <w:rsid w:val="00E42752"/>
    <w:rsid w:val="00E42A2B"/>
    <w:rsid w:val="00E43C5A"/>
    <w:rsid w:val="00E43F9B"/>
    <w:rsid w:val="00E441BF"/>
    <w:rsid w:val="00E44F73"/>
    <w:rsid w:val="00E45C43"/>
    <w:rsid w:val="00E46A8B"/>
    <w:rsid w:val="00E470C8"/>
    <w:rsid w:val="00E514B5"/>
    <w:rsid w:val="00E5434B"/>
    <w:rsid w:val="00E5462A"/>
    <w:rsid w:val="00E551C1"/>
    <w:rsid w:val="00E562D4"/>
    <w:rsid w:val="00E56AFC"/>
    <w:rsid w:val="00E57753"/>
    <w:rsid w:val="00E624CE"/>
    <w:rsid w:val="00E62F0E"/>
    <w:rsid w:val="00E62FE1"/>
    <w:rsid w:val="00E64987"/>
    <w:rsid w:val="00E656CC"/>
    <w:rsid w:val="00E6777F"/>
    <w:rsid w:val="00E70B4B"/>
    <w:rsid w:val="00E70F36"/>
    <w:rsid w:val="00E73C14"/>
    <w:rsid w:val="00E73EE8"/>
    <w:rsid w:val="00E74E17"/>
    <w:rsid w:val="00E74F8B"/>
    <w:rsid w:val="00E7670C"/>
    <w:rsid w:val="00E80930"/>
    <w:rsid w:val="00E81E5D"/>
    <w:rsid w:val="00E830C0"/>
    <w:rsid w:val="00E844FF"/>
    <w:rsid w:val="00E847A6"/>
    <w:rsid w:val="00E852DE"/>
    <w:rsid w:val="00E85A74"/>
    <w:rsid w:val="00E91C04"/>
    <w:rsid w:val="00E94635"/>
    <w:rsid w:val="00E94B2C"/>
    <w:rsid w:val="00E94BE5"/>
    <w:rsid w:val="00E96CD5"/>
    <w:rsid w:val="00E97802"/>
    <w:rsid w:val="00EA1886"/>
    <w:rsid w:val="00EA256B"/>
    <w:rsid w:val="00EA3A37"/>
    <w:rsid w:val="00EA4338"/>
    <w:rsid w:val="00EA4C77"/>
    <w:rsid w:val="00EA5C0F"/>
    <w:rsid w:val="00EA600F"/>
    <w:rsid w:val="00EA7DDC"/>
    <w:rsid w:val="00EB1139"/>
    <w:rsid w:val="00EB15FB"/>
    <w:rsid w:val="00EB1677"/>
    <w:rsid w:val="00EB2C20"/>
    <w:rsid w:val="00EB4152"/>
    <w:rsid w:val="00EB4239"/>
    <w:rsid w:val="00EB4B0A"/>
    <w:rsid w:val="00EB66EF"/>
    <w:rsid w:val="00EC041E"/>
    <w:rsid w:val="00EC239E"/>
    <w:rsid w:val="00EC64CC"/>
    <w:rsid w:val="00EC677C"/>
    <w:rsid w:val="00ED18C8"/>
    <w:rsid w:val="00ED1A8E"/>
    <w:rsid w:val="00ED1EC2"/>
    <w:rsid w:val="00ED2E95"/>
    <w:rsid w:val="00ED323B"/>
    <w:rsid w:val="00ED330A"/>
    <w:rsid w:val="00ED3C02"/>
    <w:rsid w:val="00ED3D82"/>
    <w:rsid w:val="00ED4E58"/>
    <w:rsid w:val="00ED6401"/>
    <w:rsid w:val="00ED6C46"/>
    <w:rsid w:val="00ED75CD"/>
    <w:rsid w:val="00ED75DF"/>
    <w:rsid w:val="00EE001B"/>
    <w:rsid w:val="00EE0DB1"/>
    <w:rsid w:val="00EE2A8D"/>
    <w:rsid w:val="00EE4F12"/>
    <w:rsid w:val="00EE5B08"/>
    <w:rsid w:val="00EE5EA6"/>
    <w:rsid w:val="00EE6FF8"/>
    <w:rsid w:val="00EF1D5E"/>
    <w:rsid w:val="00EF2B20"/>
    <w:rsid w:val="00EF3295"/>
    <w:rsid w:val="00EF3436"/>
    <w:rsid w:val="00EF3B94"/>
    <w:rsid w:val="00EF6641"/>
    <w:rsid w:val="00EF6756"/>
    <w:rsid w:val="00F0006C"/>
    <w:rsid w:val="00F04C81"/>
    <w:rsid w:val="00F063E0"/>
    <w:rsid w:val="00F06942"/>
    <w:rsid w:val="00F06DBF"/>
    <w:rsid w:val="00F073AD"/>
    <w:rsid w:val="00F10777"/>
    <w:rsid w:val="00F12222"/>
    <w:rsid w:val="00F13850"/>
    <w:rsid w:val="00F14AD3"/>
    <w:rsid w:val="00F17DCB"/>
    <w:rsid w:val="00F201EB"/>
    <w:rsid w:val="00F22B48"/>
    <w:rsid w:val="00F234F9"/>
    <w:rsid w:val="00F2658B"/>
    <w:rsid w:val="00F26D40"/>
    <w:rsid w:val="00F317D7"/>
    <w:rsid w:val="00F3267E"/>
    <w:rsid w:val="00F329B8"/>
    <w:rsid w:val="00F32B23"/>
    <w:rsid w:val="00F34697"/>
    <w:rsid w:val="00F35343"/>
    <w:rsid w:val="00F35E47"/>
    <w:rsid w:val="00F3649C"/>
    <w:rsid w:val="00F374E2"/>
    <w:rsid w:val="00F37955"/>
    <w:rsid w:val="00F40F07"/>
    <w:rsid w:val="00F411FB"/>
    <w:rsid w:val="00F4252C"/>
    <w:rsid w:val="00F42736"/>
    <w:rsid w:val="00F42D7D"/>
    <w:rsid w:val="00F46278"/>
    <w:rsid w:val="00F46E66"/>
    <w:rsid w:val="00F5006D"/>
    <w:rsid w:val="00F5268A"/>
    <w:rsid w:val="00F53CBA"/>
    <w:rsid w:val="00F53DC1"/>
    <w:rsid w:val="00F54DAD"/>
    <w:rsid w:val="00F5553D"/>
    <w:rsid w:val="00F615E8"/>
    <w:rsid w:val="00F61819"/>
    <w:rsid w:val="00F61C97"/>
    <w:rsid w:val="00F63143"/>
    <w:rsid w:val="00F63A18"/>
    <w:rsid w:val="00F661AA"/>
    <w:rsid w:val="00F67658"/>
    <w:rsid w:val="00F74151"/>
    <w:rsid w:val="00F74CB0"/>
    <w:rsid w:val="00F77473"/>
    <w:rsid w:val="00F82523"/>
    <w:rsid w:val="00F82528"/>
    <w:rsid w:val="00F835C0"/>
    <w:rsid w:val="00F87C3D"/>
    <w:rsid w:val="00F90BAE"/>
    <w:rsid w:val="00F9141C"/>
    <w:rsid w:val="00F96AFA"/>
    <w:rsid w:val="00FA10A0"/>
    <w:rsid w:val="00FA2059"/>
    <w:rsid w:val="00FA2C41"/>
    <w:rsid w:val="00FA44E7"/>
    <w:rsid w:val="00FA76C7"/>
    <w:rsid w:val="00FB1790"/>
    <w:rsid w:val="00FB29CF"/>
    <w:rsid w:val="00FB2BF5"/>
    <w:rsid w:val="00FB3A52"/>
    <w:rsid w:val="00FB7725"/>
    <w:rsid w:val="00FB789A"/>
    <w:rsid w:val="00FC018D"/>
    <w:rsid w:val="00FC4795"/>
    <w:rsid w:val="00FC6460"/>
    <w:rsid w:val="00FC6B2B"/>
    <w:rsid w:val="00FC6E79"/>
    <w:rsid w:val="00FC70E3"/>
    <w:rsid w:val="00FC733B"/>
    <w:rsid w:val="00FD0B8A"/>
    <w:rsid w:val="00FD118A"/>
    <w:rsid w:val="00FD3A92"/>
    <w:rsid w:val="00FD3B25"/>
    <w:rsid w:val="00FD5213"/>
    <w:rsid w:val="00FD53C7"/>
    <w:rsid w:val="00FD5BB3"/>
    <w:rsid w:val="00FD7D6C"/>
    <w:rsid w:val="00FE07BC"/>
    <w:rsid w:val="00FE1353"/>
    <w:rsid w:val="00FE5D1D"/>
    <w:rsid w:val="00FE6DEF"/>
    <w:rsid w:val="00FE7BDF"/>
    <w:rsid w:val="00FF0249"/>
    <w:rsid w:val="00FF0BF8"/>
    <w:rsid w:val="00FF3136"/>
    <w:rsid w:val="00FF3883"/>
    <w:rsid w:val="00FF39AE"/>
    <w:rsid w:val="00FF4BBA"/>
    <w:rsid w:val="00FF6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003150"/>
    </o:shapedefaults>
    <o:shapelayout v:ext="edit">
      <o:idmap v:ext="edit" data="1"/>
    </o:shapelayout>
  </w:shapeDefaults>
  <w:decimalSymbol w:val="."/>
  <w:listSeparator w:val=","/>
  <w14:docId w14:val="65A297F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34BE"/>
    <w:pPr>
      <w:jc w:val="both"/>
    </w:pPr>
    <w:rPr>
      <w:sz w:val="24"/>
      <w:lang w:val="en-GB" w:eastAsia="en-US"/>
    </w:rPr>
  </w:style>
  <w:style w:type="paragraph" w:styleId="Heading1">
    <w:name w:val="heading 1"/>
    <w:basedOn w:val="Normal"/>
    <w:next w:val="NormalIndent"/>
    <w:link w:val="Heading1Char"/>
    <w:uiPriority w:val="9"/>
    <w:qFormat/>
    <w:rsid w:val="00355533"/>
    <w:pPr>
      <w:keepNext/>
      <w:numPr>
        <w:numId w:val="2"/>
      </w:numPr>
      <w:spacing w:before="120" w:after="240"/>
      <w:contextualSpacing/>
      <w:outlineLvl w:val="0"/>
    </w:pPr>
    <w:rPr>
      <w:b/>
      <w:caps/>
      <w:color w:val="006600"/>
      <w:kern w:val="28"/>
    </w:rPr>
  </w:style>
  <w:style w:type="paragraph" w:styleId="Heading2">
    <w:name w:val="heading 2"/>
    <w:basedOn w:val="Normal"/>
    <w:next w:val="NormalIndent"/>
    <w:link w:val="Heading2Char"/>
    <w:qFormat/>
    <w:rsid w:val="004C1450"/>
    <w:pPr>
      <w:keepNext/>
      <w:numPr>
        <w:ilvl w:val="1"/>
        <w:numId w:val="2"/>
      </w:numPr>
      <w:spacing w:after="240"/>
      <w:outlineLvl w:val="1"/>
    </w:pPr>
    <w:rPr>
      <w:b/>
      <w:color w:val="006600"/>
    </w:rPr>
  </w:style>
  <w:style w:type="paragraph" w:styleId="Heading3">
    <w:name w:val="heading 3"/>
    <w:basedOn w:val="Normal"/>
    <w:next w:val="NormalIndent"/>
    <w:qFormat/>
    <w:rsid w:val="004C1450"/>
    <w:pPr>
      <w:keepNext/>
      <w:numPr>
        <w:ilvl w:val="2"/>
        <w:numId w:val="2"/>
      </w:numPr>
      <w:spacing w:after="240"/>
      <w:outlineLvl w:val="2"/>
    </w:pPr>
    <w:rPr>
      <w:b/>
      <w:color w:val="006600"/>
    </w:rPr>
  </w:style>
  <w:style w:type="paragraph" w:styleId="Heading4">
    <w:name w:val="heading 4"/>
    <w:next w:val="NormalIndent"/>
    <w:link w:val="Heading4Char"/>
    <w:qFormat/>
    <w:rsid w:val="004C1450"/>
    <w:pPr>
      <w:keepNext/>
      <w:widowControl w:val="0"/>
      <w:numPr>
        <w:ilvl w:val="3"/>
        <w:numId w:val="2"/>
      </w:numPr>
      <w:spacing w:after="240"/>
      <w:outlineLvl w:val="3"/>
    </w:pPr>
    <w:rPr>
      <w:b/>
      <w:sz w:val="24"/>
      <w:lang w:val="en-GB" w:eastAsia="en-US"/>
    </w:rPr>
  </w:style>
  <w:style w:type="paragraph" w:styleId="Heading5">
    <w:name w:val="heading 5"/>
    <w:basedOn w:val="Normal"/>
    <w:next w:val="Normal"/>
    <w:qFormat/>
    <w:rsid w:val="004C145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8"/>
      <w:szCs w:val="26"/>
    </w:rPr>
  </w:style>
  <w:style w:type="paragraph" w:styleId="Heading6">
    <w:name w:val="heading 6"/>
    <w:basedOn w:val="Normal"/>
    <w:next w:val="Normal"/>
    <w:qFormat/>
    <w:rsid w:val="004C145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Indent"/>
    <w:qFormat/>
    <w:rsid w:val="004C1450"/>
    <w:pPr>
      <w:numPr>
        <w:ilvl w:val="6"/>
        <w:numId w:val="2"/>
      </w:numPr>
      <w:spacing w:after="240"/>
      <w:jc w:val="center"/>
      <w:outlineLvl w:val="6"/>
    </w:pPr>
    <w:rPr>
      <w:b/>
      <w:caps/>
      <w:color w:val="006600"/>
      <w:szCs w:val="22"/>
    </w:rPr>
  </w:style>
  <w:style w:type="paragraph" w:styleId="Heading8">
    <w:name w:val="heading 8"/>
    <w:basedOn w:val="Normal"/>
    <w:next w:val="NormalIndent"/>
    <w:qFormat/>
    <w:rsid w:val="004C1450"/>
    <w:pPr>
      <w:numPr>
        <w:ilvl w:val="7"/>
        <w:numId w:val="2"/>
      </w:numPr>
      <w:spacing w:after="240"/>
      <w:outlineLvl w:val="7"/>
    </w:pPr>
    <w:rPr>
      <w:b/>
      <w:iCs/>
      <w:color w:val="006600"/>
      <w:szCs w:val="24"/>
    </w:rPr>
  </w:style>
  <w:style w:type="paragraph" w:styleId="Heading9">
    <w:name w:val="heading 9"/>
    <w:basedOn w:val="Normal"/>
    <w:next w:val="NormalIndent"/>
    <w:qFormat/>
    <w:rsid w:val="009D34BE"/>
    <w:pPr>
      <w:numPr>
        <w:ilvl w:val="8"/>
        <w:numId w:val="2"/>
      </w:numPr>
      <w:spacing w:after="240"/>
      <w:outlineLvl w:val="8"/>
    </w:pPr>
    <w:rPr>
      <w:rFonts w:cs="Arial"/>
      <w:b/>
      <w:color w:val="006600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link w:val="NormalIndentChar"/>
    <w:rsid w:val="00A50DBC"/>
    <w:pPr>
      <w:tabs>
        <w:tab w:val="left" w:pos="794"/>
      </w:tabs>
      <w:ind w:left="794"/>
    </w:pPr>
  </w:style>
  <w:style w:type="numbering" w:styleId="111111">
    <w:name w:val="Outline List 2"/>
    <w:basedOn w:val="NoList"/>
    <w:semiHidden/>
    <w:rsid w:val="005955D5"/>
    <w:pPr>
      <w:numPr>
        <w:numId w:val="13"/>
      </w:numPr>
    </w:pPr>
  </w:style>
  <w:style w:type="table" w:styleId="TableProfessional">
    <w:name w:val="Table Professional"/>
    <w:basedOn w:val="TableNormal"/>
    <w:semiHidden/>
    <w:rsid w:val="005955D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numbering" w:styleId="1ai">
    <w:name w:val="Outline List 1"/>
    <w:basedOn w:val="NoList"/>
    <w:semiHidden/>
    <w:rsid w:val="005955D5"/>
    <w:pPr>
      <w:numPr>
        <w:numId w:val="14"/>
      </w:numPr>
    </w:pPr>
  </w:style>
  <w:style w:type="paragraph" w:styleId="Footer">
    <w:name w:val="footer"/>
    <w:basedOn w:val="Normal"/>
    <w:link w:val="FooterChar"/>
    <w:uiPriority w:val="99"/>
    <w:rsid w:val="009A6042"/>
    <w:pPr>
      <w:tabs>
        <w:tab w:val="center" w:pos="4820"/>
        <w:tab w:val="right" w:pos="9639"/>
      </w:tabs>
      <w:jc w:val="right"/>
    </w:pPr>
    <w:rPr>
      <w:color w:val="006600"/>
    </w:rPr>
  </w:style>
  <w:style w:type="paragraph" w:styleId="Header">
    <w:name w:val="header"/>
    <w:basedOn w:val="Normal"/>
    <w:link w:val="HeaderChar"/>
    <w:rsid w:val="004C1450"/>
    <w:rPr>
      <w:rFonts w:cs="Tahoma"/>
      <w:b/>
      <w:color w:val="006600"/>
      <w:sz w:val="20"/>
      <w:szCs w:val="16"/>
    </w:rPr>
  </w:style>
  <w:style w:type="paragraph" w:customStyle="1" w:styleId="Reference">
    <w:name w:val="Reference"/>
    <w:basedOn w:val="Normal"/>
    <w:pPr>
      <w:numPr>
        <w:numId w:val="1"/>
      </w:numPr>
      <w:spacing w:after="240"/>
    </w:pPr>
  </w:style>
  <w:style w:type="paragraph" w:styleId="Caption">
    <w:name w:val="caption"/>
    <w:basedOn w:val="Normal"/>
    <w:next w:val="NormalIndent"/>
    <w:uiPriority w:val="35"/>
    <w:qFormat/>
    <w:rsid w:val="001C6F74"/>
    <w:pPr>
      <w:spacing w:before="120" w:after="120"/>
      <w:ind w:left="794"/>
      <w:jc w:val="center"/>
    </w:pPr>
    <w:rPr>
      <w:b/>
      <w:color w:val="006600"/>
    </w:rPr>
  </w:style>
  <w:style w:type="paragraph" w:styleId="TOC1">
    <w:name w:val="toc 1"/>
    <w:next w:val="Normal"/>
    <w:autoRedefine/>
    <w:uiPriority w:val="39"/>
    <w:rsid w:val="002D7C9A"/>
    <w:pPr>
      <w:tabs>
        <w:tab w:val="left" w:pos="794"/>
        <w:tab w:val="right" w:leader="dot" w:pos="9639"/>
      </w:tabs>
      <w:spacing w:before="240"/>
      <w:ind w:left="794" w:hanging="794"/>
      <w:jc w:val="both"/>
    </w:pPr>
    <w:rPr>
      <w:rFonts w:cs="Tahoma"/>
      <w:b/>
      <w:caps/>
      <w:noProof/>
      <w:color w:val="006600"/>
      <w:sz w:val="24"/>
      <w:szCs w:val="22"/>
      <w:lang w:val="en-GB" w:eastAsia="en-US"/>
    </w:rPr>
  </w:style>
  <w:style w:type="paragraph" w:styleId="TOC2">
    <w:name w:val="toc 2"/>
    <w:next w:val="Normal"/>
    <w:autoRedefine/>
    <w:uiPriority w:val="39"/>
    <w:rsid w:val="002D7C9A"/>
    <w:pPr>
      <w:tabs>
        <w:tab w:val="left" w:pos="794"/>
        <w:tab w:val="right" w:leader="dot" w:pos="9639"/>
      </w:tabs>
      <w:ind w:left="794" w:hanging="794"/>
    </w:pPr>
    <w:rPr>
      <w:rFonts w:cs="Tahoma"/>
      <w:noProof/>
      <w:color w:val="006600"/>
      <w:sz w:val="24"/>
      <w:szCs w:val="22"/>
      <w:lang w:val="en-GB" w:eastAsia="en-US"/>
    </w:rPr>
  </w:style>
  <w:style w:type="paragraph" w:styleId="TOC3">
    <w:name w:val="toc 3"/>
    <w:basedOn w:val="Normal"/>
    <w:next w:val="Normal"/>
    <w:autoRedefine/>
    <w:uiPriority w:val="39"/>
    <w:rsid w:val="002D7C9A"/>
    <w:pPr>
      <w:tabs>
        <w:tab w:val="left" w:pos="794"/>
        <w:tab w:val="left" w:pos="851"/>
        <w:tab w:val="right" w:leader="dot" w:pos="9639"/>
      </w:tabs>
      <w:ind w:left="851" w:hanging="851"/>
    </w:pPr>
    <w:rPr>
      <w:rFonts w:cs="Tahoma"/>
      <w:noProof/>
      <w:color w:val="006600"/>
      <w:szCs w:val="22"/>
    </w:rPr>
  </w:style>
  <w:style w:type="numbering" w:styleId="ArticleSection">
    <w:name w:val="Outline List 3"/>
    <w:basedOn w:val="NoList"/>
    <w:semiHidden/>
    <w:rsid w:val="005955D5"/>
    <w:pPr>
      <w:numPr>
        <w:numId w:val="15"/>
      </w:numPr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rsid w:val="002D7C9A"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DocumentMap">
    <w:name w:val="Document Map"/>
    <w:basedOn w:val="Normal"/>
    <w:semiHidden/>
    <w:rsid w:val="004C1450"/>
    <w:pPr>
      <w:shd w:val="clear" w:color="auto" w:fill="000080"/>
    </w:pPr>
    <w:rPr>
      <w:rFonts w:cs="Tahoma"/>
      <w:sz w:val="20"/>
    </w:rPr>
  </w:style>
  <w:style w:type="paragraph" w:styleId="BlockText">
    <w:name w:val="Block Text"/>
    <w:basedOn w:val="Normal"/>
    <w:semiHidden/>
    <w:rsid w:val="004C1450"/>
    <w:pPr>
      <w:spacing w:after="120"/>
      <w:ind w:left="1440" w:right="1440"/>
    </w:pPr>
  </w:style>
  <w:style w:type="character" w:customStyle="1" w:styleId="Heading4Char">
    <w:name w:val="Heading 4 Char"/>
    <w:link w:val="Heading4"/>
    <w:rsid w:val="004C1450"/>
    <w:rPr>
      <w:b/>
      <w:sz w:val="24"/>
      <w:lang w:val="en-GB" w:eastAsia="en-US"/>
    </w:rPr>
  </w:style>
  <w:style w:type="paragraph" w:customStyle="1" w:styleId="NumberedList">
    <w:name w:val="Numbered List"/>
    <w:basedOn w:val="NormalIndent"/>
    <w:rsid w:val="003877B3"/>
    <w:pPr>
      <w:numPr>
        <w:numId w:val="17"/>
      </w:numPr>
      <w:tabs>
        <w:tab w:val="left" w:pos="1276"/>
      </w:tabs>
    </w:pPr>
  </w:style>
  <w:style w:type="paragraph" w:customStyle="1" w:styleId="Figure">
    <w:name w:val="Figure"/>
    <w:basedOn w:val="NormalIndent"/>
    <w:next w:val="NormalIndent"/>
    <w:rsid w:val="004C1450"/>
    <w:pPr>
      <w:ind w:left="720"/>
      <w:jc w:val="center"/>
    </w:pPr>
  </w:style>
  <w:style w:type="paragraph" w:styleId="BodyText">
    <w:name w:val="Body Text"/>
    <w:basedOn w:val="Normal"/>
    <w:semiHidden/>
    <w:rsid w:val="004C1450"/>
    <w:pPr>
      <w:spacing w:after="120"/>
    </w:pPr>
  </w:style>
  <w:style w:type="paragraph" w:styleId="BodyText2">
    <w:name w:val="Body Text 2"/>
    <w:basedOn w:val="Normal"/>
    <w:semiHidden/>
    <w:rsid w:val="004C1450"/>
    <w:pPr>
      <w:spacing w:after="120" w:line="480" w:lineRule="auto"/>
    </w:pPr>
  </w:style>
  <w:style w:type="paragraph" w:customStyle="1" w:styleId="TableContent">
    <w:name w:val="Table Content"/>
    <w:basedOn w:val="NormalIndent"/>
    <w:rsid w:val="009D34BE"/>
    <w:pPr>
      <w:ind w:left="0"/>
      <w:jc w:val="center"/>
    </w:pPr>
  </w:style>
  <w:style w:type="paragraph" w:styleId="BodyText3">
    <w:name w:val="Body Text 3"/>
    <w:basedOn w:val="Normal"/>
    <w:semiHidden/>
    <w:rsid w:val="004C1450"/>
    <w:pPr>
      <w:spacing w:after="120"/>
    </w:pPr>
    <w:rPr>
      <w:sz w:val="20"/>
      <w:szCs w:val="16"/>
    </w:rPr>
  </w:style>
  <w:style w:type="paragraph" w:styleId="BodyTextFirstIndent">
    <w:name w:val="Body Text First Indent"/>
    <w:basedOn w:val="BodyText"/>
    <w:semiHidden/>
    <w:rsid w:val="005955D5"/>
    <w:pPr>
      <w:ind w:firstLine="210"/>
    </w:pPr>
  </w:style>
  <w:style w:type="paragraph" w:styleId="BodyTextIndent">
    <w:name w:val="Body Text Indent"/>
    <w:basedOn w:val="Normal"/>
    <w:semiHidden/>
    <w:rsid w:val="004C1450"/>
    <w:pPr>
      <w:spacing w:after="120"/>
      <w:ind w:left="283"/>
    </w:pPr>
  </w:style>
  <w:style w:type="paragraph" w:styleId="BodyTextFirstIndent2">
    <w:name w:val="Body Text First Indent 2"/>
    <w:basedOn w:val="BodyTextIndent"/>
    <w:semiHidden/>
    <w:rsid w:val="004C1450"/>
    <w:pPr>
      <w:ind w:firstLine="210"/>
    </w:pPr>
  </w:style>
  <w:style w:type="paragraph" w:styleId="BodyTextIndent2">
    <w:name w:val="Body Text Indent 2"/>
    <w:basedOn w:val="Normal"/>
    <w:semiHidden/>
    <w:rsid w:val="004C1450"/>
    <w:pPr>
      <w:spacing w:after="120" w:line="480" w:lineRule="auto"/>
      <w:ind w:left="283"/>
    </w:pPr>
  </w:style>
  <w:style w:type="paragraph" w:styleId="BodyTextIndent3">
    <w:name w:val="Body Text Indent 3"/>
    <w:basedOn w:val="Normal"/>
    <w:semiHidden/>
    <w:rsid w:val="004C1450"/>
    <w:pPr>
      <w:spacing w:after="120"/>
      <w:ind w:left="283"/>
    </w:pPr>
    <w:rPr>
      <w:sz w:val="20"/>
      <w:szCs w:val="16"/>
    </w:rPr>
  </w:style>
  <w:style w:type="paragraph" w:styleId="Closing">
    <w:name w:val="Closing"/>
    <w:basedOn w:val="Normal"/>
    <w:semiHidden/>
    <w:rsid w:val="004C1450"/>
    <w:pPr>
      <w:ind w:left="4252"/>
    </w:pPr>
  </w:style>
  <w:style w:type="paragraph" w:styleId="Date">
    <w:name w:val="Date"/>
    <w:basedOn w:val="Normal"/>
    <w:next w:val="Normal"/>
    <w:semiHidden/>
    <w:rsid w:val="004C1450"/>
  </w:style>
  <w:style w:type="paragraph" w:styleId="E-mailSignature">
    <w:name w:val="E-mail Signature"/>
    <w:basedOn w:val="Normal"/>
    <w:semiHidden/>
    <w:rsid w:val="004C1450"/>
  </w:style>
  <w:style w:type="character" w:styleId="Emphasis">
    <w:name w:val="Emphasis"/>
    <w:qFormat/>
    <w:rsid w:val="004C1450"/>
    <w:rPr>
      <w:rFonts w:ascii="Times New Roman" w:hAnsi="Times New Roman"/>
      <w:i/>
      <w:iCs/>
      <w:sz w:val="20"/>
    </w:rPr>
  </w:style>
  <w:style w:type="paragraph" w:styleId="EnvelopeAddress">
    <w:name w:val="envelope address"/>
    <w:basedOn w:val="Normal"/>
    <w:semiHidden/>
    <w:rsid w:val="004C1450"/>
    <w:pPr>
      <w:framePr w:w="7920" w:h="1980" w:hRule="exact" w:hSpace="180" w:wrap="auto" w:hAnchor="page" w:xAlign="center" w:yAlign="bottom"/>
      <w:ind w:left="2880"/>
    </w:pPr>
    <w:rPr>
      <w:rFonts w:cs="Arial"/>
      <w:szCs w:val="24"/>
    </w:rPr>
  </w:style>
  <w:style w:type="paragraph" w:styleId="EnvelopeReturn">
    <w:name w:val="envelope return"/>
    <w:basedOn w:val="Normal"/>
    <w:semiHidden/>
    <w:rsid w:val="004C1450"/>
    <w:rPr>
      <w:rFonts w:cs="Arial"/>
      <w:sz w:val="20"/>
    </w:rPr>
  </w:style>
  <w:style w:type="character" w:styleId="FollowedHyperlink">
    <w:name w:val="FollowedHyperlink"/>
    <w:semiHidden/>
    <w:rsid w:val="004C1450"/>
    <w:rPr>
      <w:rFonts w:ascii="Times New Roman" w:hAnsi="Times New Roman"/>
      <w:color w:val="800080"/>
      <w:sz w:val="24"/>
      <w:u w:val="single"/>
    </w:rPr>
  </w:style>
  <w:style w:type="character" w:styleId="HTMLAcronym">
    <w:name w:val="HTML Acronym"/>
    <w:basedOn w:val="DefaultParagraphFont"/>
    <w:semiHidden/>
    <w:rsid w:val="009D34BE"/>
    <w:rPr>
      <w:rFonts w:ascii="Times New Roman" w:hAnsi="Times New Roman"/>
      <w:sz w:val="24"/>
    </w:rPr>
  </w:style>
  <w:style w:type="paragraph" w:styleId="HTMLAddress">
    <w:name w:val="HTML Address"/>
    <w:basedOn w:val="Normal"/>
    <w:semiHidden/>
    <w:rsid w:val="009D34BE"/>
    <w:rPr>
      <w:i/>
      <w:iCs/>
    </w:rPr>
  </w:style>
  <w:style w:type="character" w:styleId="HTMLCite">
    <w:name w:val="HTML Cite"/>
    <w:semiHidden/>
    <w:rsid w:val="009D34BE"/>
    <w:rPr>
      <w:rFonts w:ascii="Times New Roman" w:hAnsi="Times New Roman"/>
      <w:i/>
      <w:iCs/>
      <w:sz w:val="20"/>
    </w:rPr>
  </w:style>
  <w:style w:type="character" w:styleId="HTMLCode">
    <w:name w:val="HTML Code"/>
    <w:semiHidden/>
    <w:rsid w:val="009D34BE"/>
    <w:rPr>
      <w:rFonts w:ascii="Times New Roman" w:hAnsi="Times New Roman" w:cs="Courier New"/>
      <w:sz w:val="20"/>
      <w:szCs w:val="20"/>
    </w:rPr>
  </w:style>
  <w:style w:type="character" w:styleId="HTMLDefinition">
    <w:name w:val="HTML Definition"/>
    <w:semiHidden/>
    <w:rsid w:val="009D34BE"/>
    <w:rPr>
      <w:rFonts w:ascii="Times New Roman" w:hAnsi="Times New Roman"/>
      <w:i/>
      <w:iCs/>
      <w:sz w:val="20"/>
    </w:rPr>
  </w:style>
  <w:style w:type="character" w:styleId="HTMLKeyboard">
    <w:name w:val="HTML Keyboard"/>
    <w:semiHidden/>
    <w:rsid w:val="009D34BE"/>
    <w:rPr>
      <w:rFonts w:ascii="Times New Roman" w:hAnsi="Times New Roman" w:cs="Courier New"/>
      <w:sz w:val="20"/>
      <w:szCs w:val="20"/>
    </w:rPr>
  </w:style>
  <w:style w:type="paragraph" w:customStyle="1" w:styleId="TitlePage-TableContent">
    <w:name w:val="Title Page - Table Content"/>
    <w:basedOn w:val="Normal"/>
    <w:next w:val="Normal"/>
    <w:rsid w:val="002D7C9A"/>
    <w:pPr>
      <w:framePr w:hSpace="181" w:wrap="around" w:vAnchor="text" w:hAnchor="margin" w:x="85" w:y="17"/>
      <w:suppressOverlap/>
      <w:jc w:val="center"/>
    </w:pPr>
    <w:rPr>
      <w:sz w:val="20"/>
    </w:rPr>
  </w:style>
  <w:style w:type="paragraph" w:customStyle="1" w:styleId="TitlePage-TableHeader">
    <w:name w:val="Title Page - Table Header"/>
    <w:basedOn w:val="Normal"/>
    <w:next w:val="Normal"/>
    <w:rsid w:val="001B5DA5"/>
    <w:pPr>
      <w:framePr w:hSpace="181" w:wrap="around" w:vAnchor="text" w:hAnchor="margin" w:x="85" w:y="17"/>
      <w:suppressOverlap/>
      <w:jc w:val="left"/>
    </w:pPr>
    <w:rPr>
      <w:b/>
      <w:bCs/>
      <w:sz w:val="18"/>
    </w:rPr>
  </w:style>
  <w:style w:type="paragraph" w:styleId="HTMLPreformatted">
    <w:name w:val="HTML Preformatted"/>
    <w:basedOn w:val="Normal"/>
    <w:semiHidden/>
    <w:rsid w:val="009D34BE"/>
    <w:rPr>
      <w:rFonts w:cs="Courier New"/>
      <w:sz w:val="20"/>
    </w:rPr>
  </w:style>
  <w:style w:type="character" w:styleId="HTMLSample">
    <w:name w:val="HTML Sample"/>
    <w:semiHidden/>
    <w:rsid w:val="009D34BE"/>
    <w:rPr>
      <w:rFonts w:ascii="Times New Roman" w:hAnsi="Times New Roman" w:cs="Courier New"/>
      <w:sz w:val="20"/>
    </w:rPr>
  </w:style>
  <w:style w:type="paragraph" w:customStyle="1" w:styleId="TitlePage-">
    <w:name w:val="Title Page -"/>
    <w:rsid w:val="009D34BE"/>
    <w:pPr>
      <w:jc w:val="center"/>
    </w:pPr>
    <w:rPr>
      <w:b/>
      <w:bCs/>
      <w:color w:val="006600"/>
      <w:sz w:val="32"/>
      <w:lang w:val="en-GB" w:eastAsia="en-US"/>
    </w:rPr>
  </w:style>
  <w:style w:type="paragraph" w:customStyle="1" w:styleId="TitlePage-ProjectTitle">
    <w:name w:val="Title Page - Project Title"/>
    <w:rsid w:val="002D7C9A"/>
    <w:pPr>
      <w:jc w:val="center"/>
    </w:pPr>
    <w:rPr>
      <w:b/>
      <w:bCs/>
      <w:color w:val="006600"/>
      <w:sz w:val="36"/>
      <w:lang w:val="en-GB" w:eastAsia="en-US"/>
    </w:rPr>
  </w:style>
  <w:style w:type="paragraph" w:customStyle="1" w:styleId="TitlePage-ReportTitle">
    <w:name w:val="Title Page - Report Title"/>
    <w:rsid w:val="002D7C9A"/>
    <w:pPr>
      <w:jc w:val="center"/>
    </w:pPr>
    <w:rPr>
      <w:b/>
      <w:bCs/>
      <w:caps/>
      <w:color w:val="006600"/>
      <w:sz w:val="36"/>
      <w:szCs w:val="40"/>
      <w:lang w:val="en-GB" w:eastAsia="en-US"/>
    </w:rPr>
  </w:style>
  <w:style w:type="paragraph" w:customStyle="1" w:styleId="TitlePage-DocType">
    <w:name w:val="Title Page - Doc Type"/>
    <w:rsid w:val="002D7C9A"/>
    <w:pPr>
      <w:jc w:val="center"/>
    </w:pPr>
    <w:rPr>
      <w:b/>
      <w:bCs/>
      <w:caps/>
      <w:color w:val="006600"/>
      <w:sz w:val="32"/>
      <w:szCs w:val="36"/>
      <w:lang w:val="en-GB" w:eastAsia="en-US"/>
    </w:rPr>
  </w:style>
  <w:style w:type="paragraph" w:customStyle="1" w:styleId="TitlePage-Date">
    <w:name w:val="Title Page - Date"/>
    <w:rsid w:val="002D7C9A"/>
    <w:pPr>
      <w:jc w:val="center"/>
    </w:pPr>
    <w:rPr>
      <w:b/>
      <w:bCs/>
      <w:color w:val="006600"/>
      <w:sz w:val="32"/>
      <w:lang w:val="en-GB" w:eastAsia="en-US"/>
    </w:rPr>
  </w:style>
  <w:style w:type="paragraph" w:customStyle="1" w:styleId="TableTitle-Disclaimer">
    <w:name w:val="Table Title - Disclaimer"/>
    <w:basedOn w:val="Normal"/>
    <w:rsid w:val="001B5DA5"/>
    <w:pPr>
      <w:framePr w:hSpace="181" w:wrap="around" w:vAnchor="text" w:hAnchor="margin" w:x="85" w:y="17"/>
      <w:spacing w:before="40"/>
      <w:suppressOverlap/>
    </w:pPr>
    <w:rPr>
      <w:bCs/>
      <w:sz w:val="14"/>
      <w:szCs w:val="14"/>
    </w:rPr>
  </w:style>
  <w:style w:type="paragraph" w:customStyle="1" w:styleId="TableHeader">
    <w:name w:val="Table Header"/>
    <w:basedOn w:val="NormalIndent"/>
    <w:rsid w:val="003865CD"/>
    <w:pPr>
      <w:ind w:left="0"/>
      <w:jc w:val="center"/>
    </w:pPr>
    <w:rPr>
      <w:b/>
      <w:bCs/>
    </w:rPr>
  </w:style>
  <w:style w:type="paragraph" w:customStyle="1" w:styleId="RevisionTableHeader">
    <w:name w:val="Revision Table Header"/>
    <w:basedOn w:val="TableHeader"/>
    <w:rsid w:val="003865CD"/>
    <w:pPr>
      <w:spacing w:before="60" w:after="60"/>
    </w:pPr>
  </w:style>
  <w:style w:type="paragraph" w:customStyle="1" w:styleId="RevisionTableContents">
    <w:name w:val="Revision Table Contents"/>
    <w:basedOn w:val="Normal"/>
    <w:rsid w:val="003865CD"/>
    <w:pPr>
      <w:widowControl w:val="0"/>
      <w:spacing w:before="60" w:after="60"/>
    </w:pPr>
  </w:style>
  <w:style w:type="paragraph" w:customStyle="1" w:styleId="ContentsPageHeader">
    <w:name w:val="Contents Page Header"/>
    <w:basedOn w:val="Normal"/>
    <w:rsid w:val="004C1450"/>
    <w:pPr>
      <w:jc w:val="center"/>
    </w:pPr>
    <w:rPr>
      <w:b/>
      <w:color w:val="006600"/>
      <w:szCs w:val="22"/>
    </w:rPr>
  </w:style>
  <w:style w:type="paragraph" w:customStyle="1" w:styleId="TableFooter">
    <w:name w:val="Table Footer"/>
    <w:basedOn w:val="NormalIndent"/>
    <w:next w:val="Caption"/>
    <w:rsid w:val="00813B07"/>
    <w:pPr>
      <w:spacing w:before="60"/>
      <w:ind w:left="851"/>
    </w:pPr>
    <w:rPr>
      <w:sz w:val="18"/>
      <w:szCs w:val="18"/>
    </w:rPr>
  </w:style>
  <w:style w:type="character" w:styleId="HTMLTypewriter">
    <w:name w:val="HTML Typewriter"/>
    <w:semiHidden/>
    <w:rsid w:val="009D34BE"/>
    <w:rPr>
      <w:rFonts w:ascii="Times New Roman" w:hAnsi="Times New Roman" w:cs="Courier New"/>
      <w:sz w:val="20"/>
      <w:szCs w:val="20"/>
    </w:rPr>
  </w:style>
  <w:style w:type="character" w:styleId="HTMLVariable">
    <w:name w:val="HTML Variable"/>
    <w:semiHidden/>
    <w:rsid w:val="009D34BE"/>
    <w:rPr>
      <w:rFonts w:ascii="Times New Roman" w:hAnsi="Times New Roman"/>
      <w:i/>
      <w:iCs/>
      <w:sz w:val="20"/>
    </w:rPr>
  </w:style>
  <w:style w:type="character" w:styleId="Hyperlink">
    <w:name w:val="Hyperlink"/>
    <w:uiPriority w:val="99"/>
    <w:rsid w:val="009D34BE"/>
    <w:rPr>
      <w:rFonts w:ascii="Times New Roman" w:hAnsi="Times New Roman"/>
      <w:color w:val="0000FF"/>
      <w:sz w:val="20"/>
      <w:u w:val="single"/>
    </w:rPr>
  </w:style>
  <w:style w:type="character" w:styleId="LineNumber">
    <w:name w:val="line number"/>
    <w:basedOn w:val="DefaultParagraphFont"/>
    <w:semiHidden/>
    <w:rsid w:val="009D34BE"/>
    <w:rPr>
      <w:rFonts w:ascii="Times New Roman" w:hAnsi="Times New Roman"/>
      <w:sz w:val="24"/>
    </w:rPr>
  </w:style>
  <w:style w:type="paragraph" w:styleId="List">
    <w:name w:val="List"/>
    <w:basedOn w:val="Normal"/>
    <w:semiHidden/>
    <w:rsid w:val="009D34BE"/>
    <w:pPr>
      <w:ind w:left="283" w:hanging="283"/>
    </w:pPr>
  </w:style>
  <w:style w:type="paragraph" w:styleId="List2">
    <w:name w:val="List 2"/>
    <w:basedOn w:val="Normal"/>
    <w:semiHidden/>
    <w:rsid w:val="009D34BE"/>
    <w:pPr>
      <w:ind w:left="566" w:hanging="283"/>
    </w:pPr>
  </w:style>
  <w:style w:type="paragraph" w:styleId="List3">
    <w:name w:val="List 3"/>
    <w:basedOn w:val="Normal"/>
    <w:semiHidden/>
    <w:rsid w:val="009D34BE"/>
    <w:pPr>
      <w:ind w:left="849" w:hanging="283"/>
    </w:pPr>
  </w:style>
  <w:style w:type="paragraph" w:styleId="List4">
    <w:name w:val="List 4"/>
    <w:basedOn w:val="Normal"/>
    <w:semiHidden/>
    <w:rsid w:val="009D34BE"/>
    <w:pPr>
      <w:ind w:left="1132" w:hanging="283"/>
    </w:pPr>
  </w:style>
  <w:style w:type="paragraph" w:styleId="List5">
    <w:name w:val="List 5"/>
    <w:basedOn w:val="Normal"/>
    <w:semiHidden/>
    <w:rsid w:val="009D34BE"/>
    <w:pPr>
      <w:ind w:left="1415" w:hanging="283"/>
    </w:pPr>
  </w:style>
  <w:style w:type="paragraph" w:styleId="ListBullet">
    <w:name w:val="List Bullet"/>
    <w:basedOn w:val="Normal"/>
    <w:semiHidden/>
    <w:rsid w:val="009D34BE"/>
    <w:pPr>
      <w:numPr>
        <w:numId w:val="3"/>
      </w:numPr>
    </w:pPr>
  </w:style>
  <w:style w:type="paragraph" w:styleId="ListBullet2">
    <w:name w:val="List Bullet 2"/>
    <w:basedOn w:val="Normal"/>
    <w:semiHidden/>
    <w:rsid w:val="009D34BE"/>
    <w:pPr>
      <w:numPr>
        <w:numId w:val="4"/>
      </w:numPr>
    </w:pPr>
  </w:style>
  <w:style w:type="paragraph" w:styleId="ListBullet3">
    <w:name w:val="List Bullet 3"/>
    <w:basedOn w:val="Normal"/>
    <w:semiHidden/>
    <w:rsid w:val="009D34BE"/>
    <w:pPr>
      <w:numPr>
        <w:numId w:val="5"/>
      </w:numPr>
    </w:pPr>
  </w:style>
  <w:style w:type="paragraph" w:styleId="ListBullet4">
    <w:name w:val="List Bullet 4"/>
    <w:basedOn w:val="Normal"/>
    <w:semiHidden/>
    <w:rsid w:val="009D34BE"/>
    <w:pPr>
      <w:numPr>
        <w:numId w:val="6"/>
      </w:numPr>
    </w:pPr>
  </w:style>
  <w:style w:type="paragraph" w:styleId="ListBullet5">
    <w:name w:val="List Bullet 5"/>
    <w:basedOn w:val="Normal"/>
    <w:semiHidden/>
    <w:rsid w:val="009D34BE"/>
    <w:pPr>
      <w:numPr>
        <w:numId w:val="7"/>
      </w:numPr>
    </w:pPr>
  </w:style>
  <w:style w:type="paragraph" w:styleId="ListContinue">
    <w:name w:val="List Continue"/>
    <w:basedOn w:val="Normal"/>
    <w:semiHidden/>
    <w:rsid w:val="009D34BE"/>
    <w:pPr>
      <w:spacing w:after="120"/>
      <w:ind w:left="283"/>
    </w:pPr>
  </w:style>
  <w:style w:type="paragraph" w:styleId="ListContinue2">
    <w:name w:val="List Continue 2"/>
    <w:basedOn w:val="Normal"/>
    <w:semiHidden/>
    <w:rsid w:val="009D34BE"/>
    <w:pPr>
      <w:spacing w:after="120"/>
      <w:ind w:left="566"/>
    </w:pPr>
  </w:style>
  <w:style w:type="paragraph" w:styleId="ListContinue3">
    <w:name w:val="List Continue 3"/>
    <w:basedOn w:val="Normal"/>
    <w:semiHidden/>
    <w:rsid w:val="009D34BE"/>
    <w:pPr>
      <w:spacing w:after="120"/>
      <w:ind w:left="849"/>
    </w:pPr>
  </w:style>
  <w:style w:type="paragraph" w:styleId="ListContinue4">
    <w:name w:val="List Continue 4"/>
    <w:basedOn w:val="Normal"/>
    <w:semiHidden/>
    <w:rsid w:val="009D34BE"/>
    <w:pPr>
      <w:spacing w:after="120"/>
      <w:ind w:left="1132"/>
    </w:pPr>
  </w:style>
  <w:style w:type="paragraph" w:styleId="ListContinue5">
    <w:name w:val="List Continue 5"/>
    <w:basedOn w:val="Normal"/>
    <w:semiHidden/>
    <w:rsid w:val="009D34BE"/>
    <w:pPr>
      <w:spacing w:after="120"/>
      <w:ind w:left="1415"/>
    </w:pPr>
  </w:style>
  <w:style w:type="paragraph" w:styleId="ListNumber">
    <w:name w:val="List Number"/>
    <w:basedOn w:val="Normal"/>
    <w:semiHidden/>
    <w:rsid w:val="009D34BE"/>
    <w:pPr>
      <w:numPr>
        <w:numId w:val="8"/>
      </w:numPr>
    </w:pPr>
  </w:style>
  <w:style w:type="paragraph" w:styleId="ListNumber2">
    <w:name w:val="List Number 2"/>
    <w:basedOn w:val="Normal"/>
    <w:semiHidden/>
    <w:rsid w:val="009D34BE"/>
    <w:pPr>
      <w:numPr>
        <w:numId w:val="9"/>
      </w:numPr>
    </w:pPr>
  </w:style>
  <w:style w:type="paragraph" w:styleId="ListNumber3">
    <w:name w:val="List Number 3"/>
    <w:basedOn w:val="Normal"/>
    <w:semiHidden/>
    <w:rsid w:val="009D34BE"/>
    <w:pPr>
      <w:numPr>
        <w:numId w:val="10"/>
      </w:numPr>
    </w:pPr>
  </w:style>
  <w:style w:type="paragraph" w:styleId="ListNumber4">
    <w:name w:val="List Number 4"/>
    <w:basedOn w:val="Normal"/>
    <w:semiHidden/>
    <w:rsid w:val="009D34BE"/>
    <w:pPr>
      <w:numPr>
        <w:numId w:val="11"/>
      </w:numPr>
    </w:pPr>
  </w:style>
  <w:style w:type="paragraph" w:styleId="ListNumber5">
    <w:name w:val="List Number 5"/>
    <w:basedOn w:val="Normal"/>
    <w:semiHidden/>
    <w:rsid w:val="009D34BE"/>
    <w:pPr>
      <w:numPr>
        <w:numId w:val="12"/>
      </w:numPr>
    </w:pPr>
  </w:style>
  <w:style w:type="paragraph" w:styleId="MessageHeader">
    <w:name w:val="Message Header"/>
    <w:basedOn w:val="Normal"/>
    <w:semiHidden/>
    <w:rsid w:val="009D34B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0"/>
      <w:szCs w:val="24"/>
    </w:rPr>
  </w:style>
  <w:style w:type="paragraph" w:styleId="NormalWeb">
    <w:name w:val="Normal (Web)"/>
    <w:basedOn w:val="Normal"/>
    <w:uiPriority w:val="99"/>
    <w:semiHidden/>
    <w:rsid w:val="005955D5"/>
    <w:rPr>
      <w:szCs w:val="24"/>
    </w:rPr>
  </w:style>
  <w:style w:type="paragraph" w:styleId="NoteHeading">
    <w:name w:val="Note Heading"/>
    <w:basedOn w:val="Normal"/>
    <w:next w:val="Normal"/>
    <w:semiHidden/>
    <w:rsid w:val="005955D5"/>
  </w:style>
  <w:style w:type="character" w:styleId="PageNumber">
    <w:name w:val="page number"/>
    <w:basedOn w:val="DefaultParagraphFont"/>
    <w:semiHidden/>
    <w:rsid w:val="009D34BE"/>
    <w:rPr>
      <w:rFonts w:ascii="Times New Roman" w:hAnsi="Times New Roman"/>
      <w:sz w:val="24"/>
    </w:rPr>
  </w:style>
  <w:style w:type="paragraph" w:styleId="PlainText">
    <w:name w:val="Plain Text"/>
    <w:basedOn w:val="Normal"/>
    <w:semiHidden/>
    <w:rsid w:val="009D34BE"/>
    <w:rPr>
      <w:rFonts w:cs="Courier New"/>
    </w:rPr>
  </w:style>
  <w:style w:type="paragraph" w:styleId="Salutation">
    <w:name w:val="Salutation"/>
    <w:basedOn w:val="Normal"/>
    <w:next w:val="Normal"/>
    <w:semiHidden/>
    <w:rsid w:val="005955D5"/>
  </w:style>
  <w:style w:type="paragraph" w:styleId="Signature">
    <w:name w:val="Signature"/>
    <w:basedOn w:val="Normal"/>
    <w:semiHidden/>
    <w:rsid w:val="005955D5"/>
    <w:pPr>
      <w:ind w:left="4252"/>
    </w:pPr>
  </w:style>
  <w:style w:type="character" w:styleId="Strong">
    <w:name w:val="Strong"/>
    <w:qFormat/>
    <w:rsid w:val="009D34BE"/>
    <w:rPr>
      <w:rFonts w:ascii="Times New Roman" w:hAnsi="Times New Roman"/>
      <w:b/>
      <w:bCs/>
      <w:sz w:val="24"/>
    </w:rPr>
  </w:style>
  <w:style w:type="paragraph" w:styleId="Subtitle">
    <w:name w:val="Subtitle"/>
    <w:basedOn w:val="Normal"/>
    <w:qFormat/>
    <w:rsid w:val="009D34BE"/>
    <w:pPr>
      <w:spacing w:after="60"/>
      <w:jc w:val="center"/>
      <w:outlineLvl w:val="1"/>
    </w:pPr>
    <w:rPr>
      <w:rFonts w:cs="Arial"/>
      <w:szCs w:val="24"/>
    </w:rPr>
  </w:style>
  <w:style w:type="table" w:styleId="Table3Deffects1">
    <w:name w:val="Table 3D effects 1"/>
    <w:basedOn w:val="TableNormal"/>
    <w:semiHidden/>
    <w:rsid w:val="005955D5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5955D5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5955D5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5955D5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5955D5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5955D5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5955D5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5955D5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5955D5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5955D5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5955D5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5955D5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5955D5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5955D5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5955D5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5955D5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5955D5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5955D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semiHidden/>
    <w:rsid w:val="005955D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5955D5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5955D5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5955D5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5955D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5955D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5955D5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5955D5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5955D5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5955D5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5955D5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5955D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5955D5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5955D5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5955D5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5955D5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Simple1">
    <w:name w:val="Table Simple 1"/>
    <w:basedOn w:val="TableNormal"/>
    <w:semiHidden/>
    <w:rsid w:val="005955D5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5955D5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5955D5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5955D5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5955D5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5955D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rsid w:val="005955D5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5955D5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5955D5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qFormat/>
    <w:rsid w:val="009D34BE"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customStyle="1" w:styleId="BulletList">
    <w:name w:val="Bullet List"/>
    <w:basedOn w:val="NormalIndent"/>
    <w:rsid w:val="004C1450"/>
    <w:pPr>
      <w:numPr>
        <w:numId w:val="16"/>
      </w:numPr>
      <w:tabs>
        <w:tab w:val="left" w:pos="1276"/>
      </w:tabs>
      <w:jc w:val="left"/>
    </w:pPr>
  </w:style>
  <w:style w:type="paragraph" w:styleId="BalloonText">
    <w:name w:val="Balloon Text"/>
    <w:basedOn w:val="Normal"/>
    <w:semiHidden/>
    <w:rsid w:val="004C1450"/>
    <w:rPr>
      <w:rFonts w:cs="Tahoma"/>
      <w:sz w:val="20"/>
      <w:szCs w:val="16"/>
    </w:rPr>
  </w:style>
  <w:style w:type="character" w:styleId="CommentReference">
    <w:name w:val="annotation reference"/>
    <w:basedOn w:val="DefaultParagraphFont"/>
    <w:rsid w:val="004C1450"/>
    <w:rPr>
      <w:rFonts w:ascii="Times New Roman" w:hAnsi="Times New Roman"/>
      <w:sz w:val="20"/>
      <w:szCs w:val="16"/>
    </w:rPr>
  </w:style>
  <w:style w:type="paragraph" w:styleId="CommentText">
    <w:name w:val="annotation text"/>
    <w:basedOn w:val="Normal"/>
    <w:link w:val="CommentTextChar"/>
    <w:rsid w:val="004C1450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4C1450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4C1450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C1450"/>
    <w:rPr>
      <w:b/>
      <w:bCs/>
      <w:lang w:val="en-GB" w:eastAsia="en-US"/>
    </w:rPr>
  </w:style>
  <w:style w:type="character" w:styleId="EndnoteReference">
    <w:name w:val="endnote reference"/>
    <w:basedOn w:val="DefaultParagraphFont"/>
    <w:rsid w:val="004C1450"/>
    <w:rPr>
      <w:rFonts w:ascii="Times New Roman" w:hAnsi="Times New Roman"/>
      <w:sz w:val="20"/>
      <w:vertAlign w:val="superscript"/>
    </w:rPr>
  </w:style>
  <w:style w:type="paragraph" w:styleId="EndnoteText">
    <w:name w:val="endnote text"/>
    <w:basedOn w:val="Normal"/>
    <w:link w:val="EndnoteTextChar"/>
    <w:rsid w:val="004C1450"/>
    <w:rPr>
      <w:sz w:val="20"/>
    </w:rPr>
  </w:style>
  <w:style w:type="character" w:customStyle="1" w:styleId="EndnoteTextChar">
    <w:name w:val="Endnote Text Char"/>
    <w:basedOn w:val="DefaultParagraphFont"/>
    <w:link w:val="EndnoteText"/>
    <w:rsid w:val="004C1450"/>
    <w:rPr>
      <w:lang w:val="en-GB" w:eastAsia="en-US"/>
    </w:rPr>
  </w:style>
  <w:style w:type="character" w:styleId="FootnoteReference">
    <w:name w:val="footnote reference"/>
    <w:basedOn w:val="DefaultParagraphFont"/>
    <w:rsid w:val="004C1450"/>
    <w:rPr>
      <w:rFonts w:ascii="Times New Roman" w:hAnsi="Times New Roman"/>
      <w:sz w:val="20"/>
      <w:vertAlign w:val="superscript"/>
    </w:rPr>
  </w:style>
  <w:style w:type="paragraph" w:styleId="FootnoteText">
    <w:name w:val="footnote text"/>
    <w:basedOn w:val="Normal"/>
    <w:link w:val="FootnoteTextChar"/>
    <w:rsid w:val="004C1450"/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4C1450"/>
    <w:rPr>
      <w:lang w:val="en-GB" w:eastAsia="en-US"/>
    </w:rPr>
  </w:style>
  <w:style w:type="paragraph" w:styleId="Index1">
    <w:name w:val="index 1"/>
    <w:basedOn w:val="Normal"/>
    <w:next w:val="Normal"/>
    <w:autoRedefine/>
    <w:rsid w:val="009D34BE"/>
    <w:pPr>
      <w:ind w:left="220" w:hanging="220"/>
    </w:pPr>
  </w:style>
  <w:style w:type="paragraph" w:styleId="Index2">
    <w:name w:val="index 2"/>
    <w:basedOn w:val="Normal"/>
    <w:next w:val="Normal"/>
    <w:autoRedefine/>
    <w:rsid w:val="009D34BE"/>
    <w:pPr>
      <w:ind w:left="440" w:hanging="220"/>
    </w:pPr>
  </w:style>
  <w:style w:type="paragraph" w:styleId="Index3">
    <w:name w:val="index 3"/>
    <w:basedOn w:val="Normal"/>
    <w:next w:val="Normal"/>
    <w:autoRedefine/>
    <w:rsid w:val="009D34BE"/>
    <w:pPr>
      <w:ind w:left="660" w:hanging="220"/>
    </w:pPr>
  </w:style>
  <w:style w:type="paragraph" w:styleId="Index4">
    <w:name w:val="index 4"/>
    <w:basedOn w:val="Normal"/>
    <w:next w:val="Normal"/>
    <w:autoRedefine/>
    <w:rsid w:val="009D34BE"/>
    <w:pPr>
      <w:ind w:left="880" w:hanging="220"/>
    </w:pPr>
  </w:style>
  <w:style w:type="paragraph" w:styleId="Index5">
    <w:name w:val="index 5"/>
    <w:basedOn w:val="Normal"/>
    <w:next w:val="Normal"/>
    <w:autoRedefine/>
    <w:rsid w:val="009D34BE"/>
    <w:pPr>
      <w:ind w:left="1100" w:hanging="220"/>
    </w:pPr>
  </w:style>
  <w:style w:type="paragraph" w:styleId="Index6">
    <w:name w:val="index 6"/>
    <w:basedOn w:val="Normal"/>
    <w:next w:val="Normal"/>
    <w:autoRedefine/>
    <w:rsid w:val="009D34BE"/>
    <w:pPr>
      <w:ind w:left="1320" w:hanging="220"/>
    </w:pPr>
  </w:style>
  <w:style w:type="paragraph" w:styleId="Index7">
    <w:name w:val="index 7"/>
    <w:basedOn w:val="Normal"/>
    <w:next w:val="Normal"/>
    <w:autoRedefine/>
    <w:rsid w:val="009D34BE"/>
    <w:pPr>
      <w:ind w:left="1540" w:hanging="220"/>
    </w:pPr>
  </w:style>
  <w:style w:type="paragraph" w:styleId="Index9">
    <w:name w:val="index 9"/>
    <w:basedOn w:val="Normal"/>
    <w:next w:val="Normal"/>
    <w:autoRedefine/>
    <w:rsid w:val="009D34BE"/>
    <w:pPr>
      <w:ind w:left="1980" w:hanging="220"/>
    </w:pPr>
  </w:style>
  <w:style w:type="paragraph" w:styleId="Index8">
    <w:name w:val="index 8"/>
    <w:basedOn w:val="Normal"/>
    <w:next w:val="Normal"/>
    <w:autoRedefine/>
    <w:rsid w:val="009D34BE"/>
    <w:pPr>
      <w:ind w:left="1760" w:hanging="220"/>
    </w:pPr>
  </w:style>
  <w:style w:type="paragraph" w:styleId="IndexHeading">
    <w:name w:val="index heading"/>
    <w:basedOn w:val="Normal"/>
    <w:next w:val="Index1"/>
    <w:rsid w:val="009D34BE"/>
    <w:rPr>
      <w:rFonts w:eastAsiaTheme="majorEastAsia" w:cstheme="majorBidi"/>
      <w:b/>
      <w:bCs/>
    </w:rPr>
  </w:style>
  <w:style w:type="paragraph" w:styleId="MacroText">
    <w:name w:val="macro"/>
    <w:link w:val="MacroTextChar"/>
    <w:rsid w:val="009D34B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cs="Consolas"/>
      <w:lang w:val="en-GB" w:eastAsia="en-US"/>
    </w:rPr>
  </w:style>
  <w:style w:type="character" w:customStyle="1" w:styleId="MacroTextChar">
    <w:name w:val="Macro Text Char"/>
    <w:basedOn w:val="DefaultParagraphFont"/>
    <w:link w:val="MacroText"/>
    <w:rsid w:val="009D34BE"/>
    <w:rPr>
      <w:rFonts w:cs="Consolas"/>
      <w:lang w:val="en-GB" w:eastAsia="en-US"/>
    </w:rPr>
  </w:style>
  <w:style w:type="paragraph" w:styleId="TOAHeading">
    <w:name w:val="toa heading"/>
    <w:basedOn w:val="Normal"/>
    <w:next w:val="Normal"/>
    <w:rsid w:val="002D7C9A"/>
    <w:pPr>
      <w:spacing w:before="120"/>
    </w:pPr>
    <w:rPr>
      <w:rFonts w:eastAsiaTheme="majorEastAsia" w:cstheme="majorBidi"/>
      <w:b/>
      <w:bCs/>
      <w:szCs w:val="24"/>
    </w:rPr>
  </w:style>
  <w:style w:type="character" w:styleId="SubtleEmphasis">
    <w:name w:val="Subtle Emphasis"/>
    <w:basedOn w:val="DefaultParagraphFont"/>
    <w:uiPriority w:val="19"/>
    <w:qFormat/>
    <w:rsid w:val="002D7C9A"/>
    <w:rPr>
      <w:rFonts w:ascii="Times New Roman" w:hAnsi="Times New Roman"/>
      <w:i/>
      <w:iCs/>
      <w:color w:val="404040" w:themeColor="text1" w:themeTint="BF"/>
      <w:sz w:val="24"/>
    </w:rPr>
  </w:style>
  <w:style w:type="character" w:styleId="IntenseEmphasis">
    <w:name w:val="Intense Emphasis"/>
    <w:basedOn w:val="DefaultParagraphFont"/>
    <w:uiPriority w:val="21"/>
    <w:qFormat/>
    <w:rsid w:val="002D7C9A"/>
    <w:rPr>
      <w:rFonts w:ascii="Times New Roman" w:hAnsi="Times New Roman"/>
      <w:i/>
      <w:iCs/>
      <w:color w:val="70AD47" w:themeColor="accent6"/>
      <w:sz w:val="24"/>
    </w:rPr>
  </w:style>
  <w:style w:type="character" w:styleId="SubtleReference">
    <w:name w:val="Subtle Reference"/>
    <w:basedOn w:val="DefaultParagraphFont"/>
    <w:uiPriority w:val="31"/>
    <w:qFormat/>
    <w:rsid w:val="002D7C9A"/>
    <w:rPr>
      <w:smallCaps/>
      <w:color w:val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D7C9A"/>
    <w:rPr>
      <w:rFonts w:ascii="Times New Roman" w:hAnsi="Times New Roman"/>
      <w:b/>
      <w:bCs/>
      <w:smallCaps/>
      <w:color w:val="5B9BD5" w:themeColor="accent1"/>
      <w:spacing w:val="5"/>
      <w:sz w:val="24"/>
    </w:rPr>
  </w:style>
  <w:style w:type="character" w:styleId="BookTitle">
    <w:name w:val="Book Title"/>
    <w:basedOn w:val="DefaultParagraphFont"/>
    <w:uiPriority w:val="33"/>
    <w:qFormat/>
    <w:rsid w:val="002D7C9A"/>
    <w:rPr>
      <w:rFonts w:ascii="Times New Roman" w:hAnsi="Times New Roman"/>
      <w:b/>
      <w:bCs/>
      <w:i/>
      <w:iCs/>
      <w:spacing w:val="5"/>
      <w:sz w:val="24"/>
    </w:rPr>
  </w:style>
  <w:style w:type="paragraph" w:styleId="ListParagraph">
    <w:name w:val="List Paragraph"/>
    <w:basedOn w:val="Normal"/>
    <w:uiPriority w:val="34"/>
    <w:qFormat/>
    <w:rsid w:val="002D7C9A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semiHidden/>
    <w:unhideWhenUsed/>
    <w:rsid w:val="002D7C9A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D7C9A"/>
    <w:pPr>
      <w:keepLines/>
      <w:numPr>
        <w:numId w:val="0"/>
      </w:numPr>
      <w:spacing w:before="240" w:after="0"/>
      <w:outlineLvl w:val="9"/>
    </w:pPr>
    <w:rPr>
      <w:rFonts w:eastAsiaTheme="majorEastAsia" w:cstheme="majorBidi"/>
      <w:b w:val="0"/>
      <w:caps w:val="0"/>
      <w:kern w:val="0"/>
      <w:sz w:val="28"/>
      <w:szCs w:val="32"/>
    </w:rPr>
  </w:style>
  <w:style w:type="character" w:styleId="PlaceholderText">
    <w:name w:val="Placeholder Text"/>
    <w:basedOn w:val="DefaultParagraphFont"/>
    <w:uiPriority w:val="99"/>
    <w:semiHidden/>
    <w:rsid w:val="002D7C9A"/>
    <w:rPr>
      <w:rFonts w:ascii="Times New Roman" w:hAnsi="Times New Roman"/>
      <w:color w:val="006600"/>
      <w:sz w:val="24"/>
    </w:rPr>
  </w:style>
  <w:style w:type="paragraph" w:styleId="NoSpacing">
    <w:name w:val="No Spacing"/>
    <w:link w:val="NoSpacingChar"/>
    <w:uiPriority w:val="1"/>
    <w:qFormat/>
    <w:rsid w:val="00AE1169"/>
    <w:rPr>
      <w:rFonts w:asciiTheme="minorHAnsi" w:eastAsiaTheme="minorEastAsia" w:hAnsiTheme="minorHAnsi" w:cstheme="minorBidi"/>
      <w:color w:val="006600"/>
      <w:sz w:val="7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1169"/>
    <w:rPr>
      <w:rFonts w:asciiTheme="minorHAnsi" w:eastAsiaTheme="minorEastAsia" w:hAnsiTheme="minorHAnsi" w:cstheme="minorBidi"/>
      <w:color w:val="006600"/>
      <w:sz w:val="72"/>
      <w:szCs w:val="22"/>
      <w:lang w:val="en-US" w:eastAsia="en-US"/>
    </w:rPr>
  </w:style>
  <w:style w:type="paragraph" w:styleId="TableofAuthorities">
    <w:name w:val="table of authorities"/>
    <w:basedOn w:val="Normal"/>
    <w:next w:val="Normal"/>
    <w:rsid w:val="00AE1169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rsid w:val="00AE1169"/>
  </w:style>
  <w:style w:type="character" w:customStyle="1" w:styleId="HeaderChar">
    <w:name w:val="Header Char"/>
    <w:link w:val="Header"/>
    <w:rsid w:val="00440028"/>
    <w:rPr>
      <w:rFonts w:cs="Tahoma"/>
      <w:b/>
      <w:color w:val="006600"/>
      <w:szCs w:val="16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9A6042"/>
    <w:rPr>
      <w:color w:val="006600"/>
      <w:sz w:val="24"/>
      <w:lang w:val="en-GB" w:eastAsia="en-US"/>
    </w:rPr>
  </w:style>
  <w:style w:type="character" w:customStyle="1" w:styleId="NormalIndentChar">
    <w:name w:val="Normal Indent Char"/>
    <w:link w:val="NormalIndent"/>
    <w:rsid w:val="008D3497"/>
    <w:rPr>
      <w:sz w:val="24"/>
      <w:lang w:val="en-GB" w:eastAsia="en-US"/>
    </w:rPr>
  </w:style>
  <w:style w:type="paragraph" w:styleId="Revision">
    <w:name w:val="Revision"/>
    <w:hidden/>
    <w:uiPriority w:val="99"/>
    <w:semiHidden/>
    <w:rsid w:val="0017008F"/>
    <w:rPr>
      <w:sz w:val="24"/>
      <w:lang w:val="en-GB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8074A"/>
    <w:rPr>
      <w:b/>
      <w:caps/>
      <w:color w:val="006600"/>
      <w:kern w:val="28"/>
      <w:sz w:val="24"/>
      <w:lang w:val="en-GB" w:eastAsia="en-US"/>
    </w:rPr>
  </w:style>
  <w:style w:type="character" w:customStyle="1" w:styleId="Heading2Char">
    <w:name w:val="Heading 2 Char"/>
    <w:basedOn w:val="DefaultParagraphFont"/>
    <w:link w:val="Heading2"/>
    <w:rsid w:val="00E15994"/>
    <w:rPr>
      <w:b/>
      <w:color w:val="006600"/>
      <w:sz w:val="24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4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728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26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8729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943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932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3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0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4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7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5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24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83435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4820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418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721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58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1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1948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0952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66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09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emf"/><Relationship Id="rId3" Type="http://schemas.openxmlformats.org/officeDocument/2006/relationships/numbering" Target="numbering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://www.offshore-mag.com/articles/print/volume-70/issue-1/engineering_-construction/alternative-synthetic.html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2016-06-17T00:00:00</PublishDate>
  <Abstract/>
  <CompanyAddress>Client Company Address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C3ED09-38B8-41BA-A091-6397DDF9D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3215</Words>
  <Characters>18329</Characters>
  <Application>Microsoft Office Word</Application>
  <DocSecurity>0</DocSecurity>
  <Lines>152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AceEngineer Oil and Gas</vt:lpstr>
    </vt:vector>
  </TitlesOfParts>
  <Manager/>
  <Company/>
  <LinksUpToDate>false</LinksUpToDate>
  <CharactersWithSpaces>21501</CharactersWithSpaces>
  <SharedDoc>false</SharedDoc>
  <HLinks>
    <vt:vector size="102" baseType="variant">
      <vt:variant>
        <vt:i4>3473446</vt:i4>
      </vt:variant>
      <vt:variant>
        <vt:i4>144</vt:i4>
      </vt:variant>
      <vt:variant>
        <vt:i4>0</vt:i4>
      </vt:variant>
      <vt:variant>
        <vt:i4>5</vt:i4>
      </vt:variant>
      <vt:variant>
        <vt:lpwstr>\\2hus115.2hushou1\W\Software\2H Word Macros \Install Appendix Caption Styles Toolbar Office 2003.vbs</vt:lpwstr>
      </vt:variant>
      <vt:variant>
        <vt:lpwstr/>
      </vt:variant>
      <vt:variant>
        <vt:i4>5701726</vt:i4>
      </vt:variant>
      <vt:variant>
        <vt:i4>117</vt:i4>
      </vt:variant>
      <vt:variant>
        <vt:i4>0</vt:i4>
      </vt:variant>
      <vt:variant>
        <vt:i4>5</vt:i4>
      </vt:variant>
      <vt:variant>
        <vt:lpwstr>\\2hus115.2hushou1\w\Software\2H Word Macros\Install Appendix Caption Styles Office 2003.vbs</vt:lpwstr>
      </vt:variant>
      <vt:variant>
        <vt:lpwstr/>
      </vt:variant>
      <vt:variant>
        <vt:i4>1835060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_Toc151951164</vt:lpwstr>
      </vt:variant>
      <vt:variant>
        <vt:i4>1835060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_Toc151951163</vt:lpwstr>
      </vt:variant>
      <vt:variant>
        <vt:i4>1835060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_Toc151951162</vt:lpwstr>
      </vt:variant>
      <vt:variant>
        <vt:i4>1835060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_Toc151951161</vt:lpwstr>
      </vt:variant>
      <vt:variant>
        <vt:i4>1835060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_Toc151951160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_Toc151951159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_Toc151951158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_Toc151951157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_Toc151951156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_Toc151951155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_Toc151951154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_Toc151951153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_Toc151951152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_Toc151951151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_Toc151951150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AceEngineer Oil and Gas</dc:title>
  <dc:subject>Marine offshore Structural Engineering</dc:subject>
  <dc:creator/>
  <cp:keywords/>
  <dc:description/>
  <cp:lastModifiedBy/>
  <cp:revision>1</cp:revision>
  <dcterms:created xsi:type="dcterms:W3CDTF">2016-04-26T12:53:00Z</dcterms:created>
  <dcterms:modified xsi:type="dcterms:W3CDTF">2016-07-04T13:46:00Z</dcterms:modified>
</cp:coreProperties>
</file>